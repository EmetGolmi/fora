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0"/>
        <w:ind/>
        <w:jc w:val="center"/>
        <w:rPr/>
      </w:pPr>
      <w:r>
        <w:rPr>
          <w:rFonts w:ascii="Arial" w:hAnsi="Arial" w:eastAsia="Arial" w:cs="Arial"/>
          <w:b/>
          <w:bCs/>
          <w:color w:val="1b3a6b"/>
          <w:sz w:val="48"/>
          <w:szCs w:val="48"/>
        </w:rPr>
        <w:t xml:space="preserve">FORA</w:t>
      </w:r>
      <w:r/>
    </w:p>
    <w:p>
      <w:pPr>
        <w:pBdr/>
        <w:spacing w:after="80" w:before="0"/>
        <w:ind/>
        <w:jc w:val="center"/>
        <w:rPr/>
      </w:pPr>
      <w:r>
        <w:rPr>
          <w:rFonts w:ascii="Arial" w:hAnsi="Arial" w:eastAsia="Arial" w:cs="Arial"/>
          <w:i/>
          <w:iCs/>
          <w:color w:val="8a9ab8"/>
          <w:sz w:val="22"/>
          <w:szCs w:val="22"/>
        </w:rPr>
        <w:t xml:space="preserve">fora.center</w:t>
      </w:r>
      <w:r/>
    </w:p>
    <w:p>
      <w:pPr>
        <w:pBdr/>
        <w:spacing w:after="400" w:before="0"/>
        <w:ind/>
        <w:jc w:val="center"/>
        <w:rPr/>
      </w:pPr>
      <w:r>
        <w:rPr>
          <w:rFonts w:ascii="Arial" w:hAnsi="Arial" w:eastAsia="Arial" w:cs="Arial"/>
          <w:color w:val="5a6e8a"/>
          <w:sz w:val="22"/>
          <w:szCs w:val="22"/>
        </w:rPr>
        <w:t xml:space="preserve">Charitable Mission Statement</w:t>
      </w:r>
      <w:r/>
    </w:p>
    <w:p>
      <w:pPr>
        <w:pBdr>
          <w:bottom w:val="single" w:color="b8860b" w:sz="4" w:space="1"/>
        </w:pBdr>
        <w:spacing w:after="200" w:before="200"/>
        <w:ind/>
        <w:rPr/>
      </w:pPr>
      <w:r/>
      <w:r/>
    </w:p>
    <w:p>
      <w:pPr>
        <w:pStyle w:val="722"/>
        <w:pBdr/>
        <w:spacing w:after="160" w:before="320"/>
        <w:ind/>
        <w:rPr/>
      </w:pPr>
      <w:r>
        <w:rPr>
          <w:rFonts w:ascii="Arial" w:hAnsi="Arial" w:eastAsia="Arial" w:cs="Arial"/>
          <w:b/>
          <w:bCs/>
          <w:color w:val="1b3a6b"/>
          <w:sz w:val="28"/>
          <w:szCs w:val="28"/>
        </w:rPr>
        <w:t xml:space="preserve">The Problem:  A World Governing Itself in the Dark</w:t>
      </w:r>
      <w:r/>
    </w:p>
    <w:p>
      <w:pPr>
        <w:pBdr/>
        <w:spacing w:after="120" w:before="120"/>
        <w:ind/>
        <w:jc w:val="both"/>
        <w:rPr>
          <w:rFonts w:ascii="Arial" w:hAnsi="Arial" w:eastAsia="Arial" w:cs="Arial"/>
          <w:sz w:val="22"/>
          <w:szCs w:val="22"/>
          <w:highlight w:val="none"/>
        </w:rPr>
      </w:pPr>
      <w:r>
        <w:rPr>
          <w:rFonts w:ascii="Arial" w:hAnsi="Arial" w:eastAsia="Arial" w:cs="Arial"/>
          <w:sz w:val="22"/>
          <w:szCs w:val="22"/>
        </w:rPr>
        <w:t xml:space="preserve">Throughout</w:t>
      </w:r>
      <w:r>
        <w:rPr>
          <w:rFonts w:ascii="Arial" w:hAnsi="Arial" w:eastAsia="Arial" w:cs="Arial"/>
          <w:sz w:val="22"/>
          <w:szCs w:val="22"/>
        </w:rPr>
        <w:t xml:space="preserve"> the world, a disconnect exists between the government and the governed.  It is not new — America's founders faced it at the scale of a new continent, where distance (</w:t>
      </w:r>
      <w:r>
        <w:rPr>
          <w:rFonts w:ascii="P052" w:hAnsi="P052" w:eastAsia="P052" w:cs="P052"/>
          <w:i/>
          <w:iCs/>
          <w:sz w:val="22"/>
          <w:szCs w:val="22"/>
        </w:rPr>
        <w:t xml:space="preserve">d</w:t>
      </w:r>
      <w:r>
        <w:rPr>
          <w:rFonts w:ascii="Arial" w:hAnsi="Arial" w:eastAsia="Arial" w:cs="Arial"/>
          <w:sz w:val="22"/>
          <w:szCs w:val="22"/>
        </w:rPr>
        <w:t xml:space="preserve">) and time (</w:t>
      </w:r>
      <w:r>
        <w:rPr>
          <w:rFonts w:ascii="P052" w:hAnsi="P052" w:eastAsia="P052" w:cs="P052"/>
          <w:i/>
          <w:iCs/>
          <w:sz w:val="22"/>
          <w:szCs w:val="22"/>
        </w:rPr>
        <w:t xml:space="preserve">t</w:t>
      </w:r>
      <w:r>
        <w:rPr>
          <w:rFonts w:ascii="Arial" w:hAnsi="Arial" w:eastAsia="Arial" w:cs="Arial"/>
          <w:sz w:val="22"/>
          <w:szCs w:val="22"/>
        </w:rPr>
        <w:t xml:space="preserve">) made direct representation an impossible equation to solve.  They engineered </w:t>
      </w:r>
      <w:r>
        <w:rPr>
          <w:rFonts w:ascii="Arial" w:hAnsi="Arial" w:eastAsia="Arial" w:cs="Arial"/>
          <w:sz w:val="22"/>
          <w:szCs w:val="22"/>
        </w:rPr>
        <w:t xml:space="preserve">around it — through the Electoral College, through representative bodies, through the postal system.</w:t>
      </w:r>
      <w:r>
        <w:rPr>
          <w:rFonts w:ascii="Arial" w:hAnsi="Arial" w:eastAsia="Arial" w:cs="Arial"/>
          <w:sz w:val="22"/>
          <w:szCs w:val="22"/>
        </w:rPr>
        <w:t xml:space="preserve">  We have since bridged distances with planes, trains, and automobiles.  We have bridged time with the telegraph, the telephone, and the internet.  And yet the disconnect between the governed and its government persists</w:t>
      </w:r>
      <w:r>
        <w:rPr>
          <w:rFonts w:ascii="Arial" w:hAnsi="Arial" w:eastAsia="Arial" w:cs="Arial"/>
          <w:sz w:val="22"/>
          <w:szCs w:val="22"/>
        </w:rPr>
        <w:t xml:space="preserve">.</w:t>
      </w:r>
      <w:r/>
    </w:p>
    <w:p w14:paraId="52181788">
      <w:pPr>
        <w:pBdr/>
        <w:spacing w:after="120" w:before="120"/>
        <w:ind/>
        <w:jc w:val="both"/>
        <w:rPr>
          <w:rFonts w:ascii="Arial" w:hAnsi="Arial" w:eastAsia="Arial" w:cs="Arial"/>
          <w:sz w:val="22"/>
          <w:szCs w:val="22"/>
          <w:highlight w:val="none"/>
        </w:rPr>
      </w:pPr>
      <w:r>
        <w:rPr>
          <w:rFonts w:ascii="Arial" w:hAnsi="Arial" w:eastAsia="Arial" w:cs="Arial"/>
          <w:sz w:val="22"/>
          <w:szCs w:val="22"/>
        </w:rPr>
        <w:t xml:space="preserve">Today, a citizen is told the way to be heard is to call or write their senator.  Being heard is great, everyone likes to feel heard, but the point was someone in society noticed something that they wanted to have addressed, and often that person has some additional information on why they are bringing up what they are bringing up.  There are X, Instagram, and Facebook, but those platforms were built for everything except the civic relationship they currently car</w:t>
      </w:r>
      <w:r>
        <w:rPr>
          <w:rFonts w:ascii="Arial" w:hAnsi="Arial" w:eastAsia="Arial" w:cs="Arial"/>
          <w:sz w:val="22"/>
          <w:szCs w:val="22"/>
        </w:rPr>
        <w:t xml:space="preserve">ry.  The governed and the government reach for the same instruments, but the connection between them is strained by the platforms built for everything but this</w:t>
      </w:r>
      <w:r>
        <w:rPr>
          <w:rFonts w:ascii="Arial" w:hAnsi="Arial" w:eastAsia="Arial" w:cs="Arial"/>
          <w:sz w:val="22"/>
          <w:szCs w:val="22"/>
        </w:rPr>
        <w:t xml:space="preserve"> — </w:t>
      </w:r>
      <w:r/>
      <w:r>
        <w:rPr>
          <w:rFonts w:ascii="Arial" w:hAnsi="Arial" w:eastAsia="Arial" w:cs="Arial"/>
          <w:sz w:val="22"/>
          <w:szCs w:val="22"/>
        </w:rPr>
        <w:t xml:space="preserve">hence the disconnect.</w:t>
      </w:r>
      <w:r>
        <w:rPr>
          <w:rFonts w:ascii="Arial" w:hAnsi="Arial" w:eastAsia="Arial" w:cs="Arial"/>
          <w:sz w:val="22"/>
          <w:szCs w:val="22"/>
        </w:rPr>
      </w:r>
    </w:p>
    <w:p>
      <w:pPr>
        <w:pBdr/>
        <w:spacing w:after="120" w:before="120"/>
        <w:ind/>
        <w:jc w:val="both"/>
        <w:rPr/>
      </w:pPr>
      <w:r>
        <w:rPr>
          <w:rFonts w:ascii="Arial" w:hAnsi="Arial" w:eastAsia="Arial" w:cs="Arial"/>
          <w:sz w:val="22"/>
          <w:szCs w:val="22"/>
        </w:rPr>
      </w:r>
      <w:r>
        <w:rPr>
          <w:rFonts w:ascii="Arial" w:hAnsi="Arial" w:eastAsia="Arial" w:cs="Arial"/>
          <w:sz w:val="22"/>
          <w:szCs w:val="22"/>
        </w:rPr>
        <w:t xml:space="preserve">The information exists.  Bills are written.  Votes are recorded.  Officials are elected.  Budgets are published.  But it lives scattered across agency websites, legislative databases, news feeds, and social platforms — each built for specialists, insiders, or ad</w:t>
      </w:r>
      <w:r>
        <w:rPr>
          <w:rFonts w:ascii="Arial" w:hAnsi="Arial" w:eastAsia="Arial" w:cs="Arial"/>
          <w:sz w:val="22"/>
          <w:szCs w:val="22"/>
        </w:rPr>
        <w:t xml:space="preserve">vertisers, none built for the citizen trying to understand and contribute meaningfully to the place they live.</w:t>
      </w:r>
      <w:r>
        <w:rPr>
          <w:rFonts w:ascii="Arial" w:hAnsi="Arial" w:eastAsia="Arial" w:cs="Arial"/>
          <w:sz w:val="22"/>
          <w:szCs w:val="22"/>
        </w:rPr>
      </w:r>
      <w:r/>
    </w:p>
    <w:p>
      <w:pPr>
        <w:pBdr/>
        <w:spacing w:after="120" w:before="120"/>
        <w:ind/>
        <w:jc w:val="both"/>
        <w:rPr/>
      </w:pPr>
      <w:r>
        <w:rPr>
          <w:rFonts w:ascii="Arial" w:hAnsi="Arial" w:eastAsia="Arial" w:cs="Arial"/>
          <w:sz w:val="22"/>
          <w:szCs w:val="22"/>
        </w:rPr>
      </w:r>
      <w:r>
        <w:rPr>
          <w:rFonts w:ascii="Arial" w:hAnsi="Arial" w:eastAsia="Arial" w:cs="Arial"/>
          <w:sz w:val="22"/>
          <w:szCs w:val="22"/>
        </w:rPr>
        <w:t xml:space="preserve">FORA exists to change that.  Not through protest or advocacy, but by doing the unglamorous work of civic infrastructure:  organizing public data, measuring what matters, and presenting it artfully around the issues that shape people’s lives.  When the civic p</w:t>
      </w:r>
      <w:r>
        <w:rPr>
          <w:rFonts w:ascii="Arial" w:hAnsi="Arial" w:eastAsia="Arial" w:cs="Arial"/>
          <w:sz w:val="22"/>
          <w:szCs w:val="22"/>
        </w:rPr>
        <w:t xml:space="preserve">icture is legible, participation stops being a chore and starts being a right people can exercise with precision.</w:t>
      </w:r>
      <w:r>
        <w:rPr>
          <w:rFonts w:ascii="Arial" w:hAnsi="Arial" w:eastAsia="Arial" w:cs="Arial"/>
          <w:sz w:val="22"/>
          <w:szCs w:val="22"/>
        </w:rPr>
      </w:r>
      <w:r/>
    </w:p>
    <w:p>
      <w:pPr>
        <w:pBdr>
          <w:bottom w:val="single" w:color="b8860b" w:sz="4" w:space="1"/>
        </w:pBdr>
        <w:spacing w:after="200" w:before="200"/>
        <w:ind/>
        <w:rPr/>
      </w:pPr>
      <w:r/>
      <w:r/>
    </w:p>
    <w:p>
      <w:pPr>
        <w:pStyle w:val="722"/>
        <w:pBdr/>
        <w:spacing w:after="160" w:before="320"/>
        <w:ind/>
        <w:rPr/>
      </w:pPr>
      <w:r>
        <w:rPr>
          <w:rFonts w:ascii="Arial" w:hAnsi="Arial" w:eastAsia="Arial" w:cs="Arial"/>
          <w:b/>
          <w:bCs/>
          <w:color w:val="1b3a6b"/>
          <w:sz w:val="28"/>
          <w:szCs w:val="28"/>
        </w:rPr>
        <w:t xml:space="preserve">The Mission:  Civic Intelligence for Every Person on Earth</w:t>
      </w:r>
      <w:r/>
    </w:p>
    <w:p>
      <w:pPr>
        <w:pBdr/>
        <w:spacing w:after="120" w:before="120"/>
        <w:ind/>
        <w:jc w:val="both"/>
        <w:rPr/>
      </w:pPr>
      <w:r>
        <w:rPr>
          <w:rFonts w:ascii="Arial" w:hAnsi="Arial" w:eastAsia="Arial" w:cs="Arial"/>
          <w:sz w:val="22"/>
          <w:szCs w:val="22"/>
        </w:rPr>
        <w:t xml:space="preserve">FORA is a civic intelligence and engagement platform.  Its mission </w:t>
      </w:r>
      <w:r>
        <w:rPr>
          <w:rFonts w:ascii="Arial" w:hAnsi="Arial" w:eastAsia="Arial" w:cs="Arial"/>
          <w:sz w:val="22"/>
          <w:szCs w:val="22"/>
        </w:rPr>
        <w:t xml:space="preserve">is to reconnect people to the institutions, communities, and conversations that govern their lives — with global reach as a long-term goal — by making civic information accessible, accurate, and actionable for ordinary citizens to form a more perfect Union amongst ourselves and with our government.</w:t>
      </w:r>
      <w:r/>
    </w:p>
    <w:p>
      <w:pPr>
        <w:pBdr/>
        <w:spacing w:after="120" w:before="120"/>
        <w:ind/>
        <w:jc w:val="both"/>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t xml:space="preserve">FORA operates from a single foundational principle, articulated by John Adams: </w:t>
      </w:r>
      <w:r>
        <w:rPr>
          <w:rFonts w:ascii="Arial" w:hAnsi="Arial" w:eastAsia="Arial" w:cs="Arial"/>
          <w:sz w:val="22"/>
          <w:szCs w:val="22"/>
        </w:rPr>
        <w:t xml:space="preserve">“Liberty cannot be preserved without a general knowledge among the people</w:t>
      </w:r>
      <w:r>
        <w:rPr>
          <w:rFonts w:ascii="Arial" w:hAnsi="Arial" w:eastAsia="Arial" w:cs="Arial"/>
          <w:sz w:val="22"/>
          <w:szCs w:val="22"/>
        </w:rPr>
        <w:t xml:space="preserve">.”  Finally, there is a way for people to not only stay informed, but contribute.  Finally, there is a way for those in exile to take part in the conversations on their homelands.  Finally, there is a way for us to all learn from each other’s successes and failures at the civic level.  C</w:t>
      </w:r>
      <w:r>
        <w:rPr>
          <w:rFonts w:ascii="Arial" w:hAnsi="Arial" w:eastAsia="Arial" w:cs="Arial"/>
          <w:sz w:val="22"/>
          <w:szCs w:val="22"/>
        </w:rPr>
        <w:t xml:space="preserve">ome to FORA and </w:t>
      </w:r>
      <w:r>
        <w:rPr>
          <w:rFonts w:ascii="Arial" w:hAnsi="Arial" w:eastAsia="Arial" w:cs="Arial"/>
          <w:i/>
          <w:iCs/>
          <w:sz w:val="22"/>
          <w:szCs w:val="22"/>
        </w:rPr>
        <w:t xml:space="preserve">get to know your community, discuss values, confer on political action</w:t>
      </w:r>
      <w:r>
        <w:rPr>
          <w:rFonts w:ascii="Arial" w:hAnsi="Arial" w:eastAsia="Arial" w:cs="Arial"/>
          <w:sz w:val="22"/>
          <w:szCs w:val="22"/>
        </w:rPr>
        <w:t xml:space="preserve">.</w:t>
      </w:r>
      <w:r/>
      <w:r/>
      <w:r>
        <w:rPr>
          <w:rFonts w:ascii="Arial" w:hAnsi="Arial" w:eastAsia="Arial" w:cs="Arial"/>
          <w:sz w:val="22"/>
          <w:szCs w:val="22"/>
        </w:rPr>
      </w:r>
    </w:p>
    <w:p>
      <w:pPr>
        <w:pBdr/>
        <w:spacing w:after="120" w:before="120"/>
        <w:ind/>
        <w:jc w:val="both"/>
        <w:rPr/>
      </w:pPr>
      <w:r>
        <w:rPr>
          <w:rFonts w:ascii="Arial" w:hAnsi="Arial" w:eastAsia="Arial" w:cs="Arial"/>
          <w:sz w:val="22"/>
          <w:szCs w:val="22"/>
        </w:rPr>
        <w:t xml:space="preserve">This mission is not metaphorical.  FORA is built as operational civic infrastructure:  a platform that maps governments, tracks legislation, profiles officials, documents civic organizations, structures </w:t>
      </w:r>
      <w:r>
        <w:rPr>
          <w:rFonts w:ascii="Arial" w:hAnsi="Arial" w:eastAsia="Arial" w:cs="Arial"/>
          <w:sz w:val="22"/>
          <w:szCs w:val="22"/>
        </w:rPr>
        <w:t xml:space="preserve">public discourse, and connects citizens to the full architecture of power that shapes their daily lives.  Every design decision, every data model, every feature — from the smallest label to the largest structural choice — is made in service of this mission.</w:t>
      </w:r>
      <w:r/>
    </w:p>
    <w:p>
      <w:pPr>
        <w:pBdr>
          <w:bottom w:val="single" w:color="b8860b" w:sz="4" w:space="1"/>
        </w:pBdr>
        <w:spacing w:after="200" w:before="200"/>
        <w:ind/>
        <w:rPr/>
      </w:pPr>
      <w:r/>
      <w:r/>
    </w:p>
    <w:p>
      <w:pPr>
        <w:pStyle w:val="722"/>
        <w:pBdr/>
        <w:spacing w:after="160" w:before="320"/>
        <w:ind/>
        <w:rPr/>
      </w:pPr>
      <w:r>
        <w:rPr>
          <w:rFonts w:ascii="Arial" w:hAnsi="Arial" w:eastAsia="Arial" w:cs="Arial"/>
          <w:b/>
          <w:bCs/>
          <w:color w:val="1b3a6b"/>
          <w:sz w:val="28"/>
          <w:szCs w:val="28"/>
        </w:rPr>
        <w:t xml:space="preserve">The Platform: Four Sectors of Civic Life</w:t>
      </w:r>
      <w:r/>
    </w:p>
    <w:p>
      <w:pPr>
        <w:pBdr/>
        <w:spacing w:after="120" w:before="120"/>
        <w:ind/>
        <w:jc w:val="both"/>
        <w:rPr>
          <w:ins w:id="0" w:author="golem1" w:date="2026-04-28T01:05:27Z" oouserid="golem1"/>
          <w:rFonts w:ascii="Arial" w:hAnsi="Arial" w:eastAsia="Arial" w:cs="Arial"/>
          <w:sz w:val="22"/>
          <w:szCs w:val="22"/>
        </w:rPr>
      </w:pPr>
      <w:r>
        <w:rPr>
          <w:rFonts w:ascii="Arial" w:hAnsi="Arial" w:eastAsia="Arial" w:cs="Arial"/>
          <w:sz w:val="22"/>
          <w:szCs w:val="22"/>
        </w:rPr>
        <w:t xml:space="preserve">FORA organizes civic life into four interconnected sectors.  Each sector represents a domain in which ordinary ci</w:t>
      </w:r>
      <w:r>
        <w:rPr>
          <w:rFonts w:ascii="Arial" w:hAnsi="Arial" w:eastAsia="Arial" w:cs="Arial"/>
          <w:sz w:val="22"/>
          <w:szCs w:val="22"/>
        </w:rPr>
        <w:t xml:space="preserve">tizens are </w:t>
      </w:r>
      <w:r>
        <w:rPr>
          <w:rFonts w:ascii="Arial" w:hAnsi="Arial" w:eastAsia="Arial" w:cs="Arial"/>
          <w:strike w:val="0"/>
          <w:sz w:val="22"/>
          <w:szCs w:val="22"/>
          <w:rPrChange w:id="1" w:author="golem1" w:date="2026-04-28T01:06:18Z" oouserid="golem1">
            <w:rPr>
              <w:rFonts w:ascii="Arial" w:hAnsi="Arial" w:eastAsia="Arial" w:cs="Arial"/>
              <w:strike/>
              <w:sz w:val="22"/>
              <w:szCs w:val="22"/>
            </w:rPr>
          </w:rPrChange>
        </w:rPr>
        <w:t xml:space="preserve">currently</w:t>
      </w:r>
      <w:del w:id="2" w:author="golem1" w:date="2026-04-28T01:06:12Z" oouserid="golem1">
        <w:r>
          <w:rPr>
            <w:rFonts w:ascii="Arial" w:hAnsi="Arial" w:eastAsia="Arial" w:cs="Arial"/>
            <w:strike/>
            <w:sz w:val="22"/>
            <w:szCs w:val="22"/>
          </w:rPr>
          <w:delText xml:space="preserve"> underserved by existing tools and institutions</w:delText>
        </w:r>
      </w:del>
      <w:ins w:id="3" w:author="golem1" w:date="2026-04-28T01:00:24Z" oouserid="golem1">
        <w:r>
          <w:rPr>
            <w:rFonts w:ascii="Arial" w:hAnsi="Arial" w:eastAsia="Arial" w:cs="Arial"/>
            <w:strike w:val="0"/>
            <w:sz w:val="22"/>
            <w:szCs w:val="22"/>
            <w:rPrChange w:id="4" w:author="golem1" w:date="2026-04-28T00:28:06Z" oouserid="golem1">
              <w:rPr>
                <w:rFonts w:ascii="Arial" w:hAnsi="Arial" w:eastAsia="Arial" w:cs="Arial"/>
                <w:strike/>
                <w:sz w:val="22"/>
                <w:szCs w:val="22"/>
              </w:rPr>
            </w:rPrChange>
          </w:rPr>
          <w:t xml:space="preserve"> left alone to figure out not just where each resource is located, but what to even look for and why.  In many facets of society there are things that we all have do, and currently we all figure out different ways to do these same things</w:t>
        </w:r>
      </w:ins>
      <w:r>
        <w:rPr>
          <w:rFonts w:ascii="Arial" w:hAnsi="Arial" w:eastAsia="Arial" w:cs="Arial"/>
          <w:sz w:val="22"/>
          <w:szCs w:val="22"/>
        </w:rPr>
        <w:t xml:space="preserve">.  </w:t>
      </w:r>
      <w:ins w:id="5" w:author="golem1" w:date="2026-04-28T01:05:26Z" oouserid="golem1">
        <w:r>
          <w:rPr>
            <w:rFonts w:ascii="Arial" w:hAnsi="Arial" w:eastAsia="Arial" w:cs="Arial"/>
            <w:sz w:val="22"/>
            <w:szCs w:val="22"/>
          </w:rPr>
          <w:t xml:space="preserve">So I created a forum for each sector.  The MVP is the beginning of the Governance Forum.  The laws influence our lives and put limits on possibilities, therefore I thought it was foundational for the MVP.  Then there is a Forum of Knowledge, a Forum for Commerce, and a Forum of Identity.  </w:t>
        </w:r>
      </w:ins>
      <w:ins w:id="6" w:author="golem1" w:date="2026-04-28T01:05:27Z" oouserid="golem1">
        <w:r/>
      </w:ins>
      <w:ins w:id="7" w:author="golem1" w:date="2026-04-28T01:03:17Z" oouserid="golem1">
        <w:r>
          <w:rPr>
            <w:rFonts w:ascii="Arial" w:hAnsi="Arial" w:eastAsia="Arial" w:cs="Arial"/>
            <w:sz w:val="22"/>
            <w:szCs w:val="22"/>
          </w:rPr>
        </w:r>
      </w:ins>
      <w:r>
        <w:rPr>
          <w:rFonts w:ascii="Arial" w:hAnsi="Arial" w:eastAsia="Arial" w:cs="Arial"/>
          <w:sz w:val="22"/>
          <w:szCs w:val="22"/>
        </w:rPr>
        <w:t xml:space="preserve">Together, they form a complete civic operating system — not a single-purpose app, but a platform that people can carry with them through each dimension of their participation in society.</w:t>
      </w:r>
      <w:r/>
      <w:r/>
      <w:ins w:id="8" w:author="golem1" w:date="2026-04-28T01:05:27Z" oouserid="golem1">
        <w:r>
          <w:rPr>
            <w:rFonts w:ascii="Arial" w:hAnsi="Arial" w:eastAsia="Arial" w:cs="Arial"/>
            <w:sz w:val="22"/>
            <w:szCs w:val="22"/>
          </w:rPr>
        </w:r>
      </w:ins>
    </w:p>
    <w:p>
      <w:pPr>
        <w:pStyle w:val="723"/>
        <w:pBdr/>
        <w:spacing w:after="120" w:before="240"/>
        <w:ind/>
        <w:rPr/>
      </w:pPr>
      <w:r>
        <w:rPr>
          <w:rFonts w:ascii="Arial" w:hAnsi="Arial" w:eastAsia="Arial" w:cs="Arial"/>
          <w:b/>
          <w:bCs/>
          <w:color w:val="1b3a6b"/>
          <w:sz w:val="24"/>
          <w:szCs w:val="24"/>
        </w:rPr>
        <w:t xml:space="preserve">I. Governance</w:t>
      </w:r>
      <w:r/>
    </w:p>
    <w:p>
      <w:pPr>
        <w:pBdr/>
        <w:spacing w:after="120" w:before="120"/>
        <w:ind/>
        <w:jc w:val="both"/>
        <w:rPr/>
      </w:pPr>
      <w:r>
        <w:rPr>
          <w:rFonts w:ascii="Arial" w:hAnsi="Arial" w:eastAsia="Arial" w:cs="Arial"/>
          <w:sz w:val="22"/>
          <w:szCs w:val="22"/>
        </w:rPr>
        <w:t xml:space="preserve">The Governance sector is the core of FORA's civic mission.  It maps el</w:t>
      </w:r>
      <w:r>
        <w:rPr>
          <w:rFonts w:ascii="Arial" w:hAnsi="Arial" w:eastAsia="Arial" w:cs="Arial"/>
          <w:sz w:val="22"/>
          <w:szCs w:val="22"/>
        </w:rPr>
        <w:t xml:space="preserve">ected officials, appointed administrators, legislative bodies, and government agencies at every level — federal, state, provincial, and municipal — for every jurisdiction FORA covers. </w:t>
      </w:r>
      <w:ins w:id="9" w:author="golem1" w:date="2026-04-28T01:09:09Z" oouserid="golem1">
        <w:r>
          <w:rPr>
            <w:rFonts w:ascii="Arial" w:hAnsi="Arial" w:eastAsia="Arial" w:cs="Arial"/>
            <w:sz w:val="22"/>
            <w:szCs w:val="22"/>
          </w:rPr>
          <w:t xml:space="preserve"> </w:t>
        </w:r>
      </w:ins>
      <w:r>
        <w:rPr>
          <w:rFonts w:ascii="Arial" w:hAnsi="Arial" w:eastAsia="Arial" w:cs="Arial"/>
          <w:sz w:val="22"/>
          <w:szCs w:val="22"/>
        </w:rPr>
        <w:t xml:space="preserve">For each official, FORA builds a profile that reflects the actual powers</w:t>
      </w:r>
      <w:r>
        <w:rPr>
          <w:rFonts w:ascii="Arial" w:hAnsi="Arial" w:eastAsia="Arial" w:cs="Arial"/>
          <w:sz w:val="22"/>
          <w:szCs w:val="22"/>
        </w:rPr>
        <w:t xml:space="preserve"> and accountability metrics of their specific office: </w:t>
      </w:r>
      <w:ins w:id="10" w:author="golem1" w:date="2026-04-28T01:09:18Z" oouserid="golem1">
        <w:r>
          <w:rPr>
            <w:rFonts w:ascii="Arial" w:hAnsi="Arial" w:eastAsia="Arial" w:cs="Arial"/>
            <w:sz w:val="22"/>
            <w:szCs w:val="22"/>
          </w:rPr>
          <w:t xml:space="preserve"> </w:t>
        </w:r>
      </w:ins>
      <w:r>
        <w:rPr>
          <w:rFonts w:ascii="Arial" w:hAnsi="Arial" w:eastAsia="Arial" w:cs="Arial"/>
          <w:sz w:val="22"/>
          <w:szCs w:val="22"/>
        </w:rPr>
        <w:t xml:space="preserve">a city council member's voting record and constituent responsiveness; a senator's sponsored legislation and campaign finance sources; a prime minister's executive actions and constitutional constraints.</w:t>
      </w:r>
      <w:r/>
    </w:p>
    <w:p>
      <w:pPr>
        <w:pBdr/>
        <w:spacing w:after="120" w:before="120"/>
        <w:ind/>
        <w:jc w:val="both"/>
        <w:rPr/>
      </w:pPr>
      <w:r>
        <w:rPr>
          <w:rFonts w:ascii="Arial" w:hAnsi="Arial" w:eastAsia="Arial" w:cs="Arial"/>
          <w:sz w:val="22"/>
          <w:szCs w:val="22"/>
        </w:rPr>
        <w:t xml:space="preserve">Citizens using FORA's Governance tools can </w:t>
      </w:r>
      <w:ins w:id="11" w:author="golem1" w:date="2026-04-28T01:39:48Z" oouserid="golem1">
        <w:r>
          <w:rPr>
            <w:rFonts w:ascii="Arial" w:hAnsi="Arial" w:eastAsia="Arial" w:cs="Arial"/>
            <w:sz w:val="22"/>
            <w:szCs w:val="22"/>
          </w:rPr>
          <w:t xml:space="preserve">participate in government!  People already tell their elected officials things on various platforms, individually; sometimes you might ‘like’ or comment on someone else’s comment, but what value does that comment have on its own?  Lobbyists on the otherhand, have ways to grab the attention of elected officials better any of us can individually.  FORA is going to give the lobbyists a run for their money because providing a forum where comments are aggregated by sentiment — legislators see that data.  Everyone can see that data.  And users can </w:t>
        </w:r>
      </w:ins>
      <w:r>
        <w:rPr>
          <w:rFonts w:ascii="Arial" w:hAnsi="Arial" w:eastAsia="Arial" w:cs="Arial"/>
          <w:sz w:val="22"/>
          <w:szCs w:val="22"/>
        </w:rPr>
        <w:t xml:space="preserve">see, in plain language: </w:t>
      </w:r>
      <w:ins w:id="12" w:author="golem1" w:date="2026-04-28T01:09:44Z" oouserid="golem1">
        <w:r>
          <w:rPr>
            <w:rFonts w:ascii="Arial" w:hAnsi="Arial" w:eastAsia="Arial" w:cs="Arial"/>
            <w:sz w:val="22"/>
            <w:szCs w:val="22"/>
          </w:rPr>
          <w:t xml:space="preserve"> </w:t>
        </w:r>
      </w:ins>
      <w:r>
        <w:rPr>
          <w:rFonts w:ascii="Arial" w:hAnsi="Arial" w:eastAsia="Arial" w:cs="Arial"/>
          <w:sz w:val="22"/>
          <w:szCs w:val="22"/>
        </w:rPr>
        <w:t xml:space="preserve">who represents them, what those representatives have done, what they have the power to do, and how to reach them. </w:t>
      </w:r>
      <w:ins w:id="13" w:author="golem1" w:date="2026-04-28T01:11:33Z" oouserid="golem1">
        <w:r>
          <w:rPr>
            <w:rFonts w:ascii="Arial" w:hAnsi="Arial" w:eastAsia="Arial" w:cs="Arial"/>
            <w:sz w:val="22"/>
            <w:szCs w:val="22"/>
          </w:rPr>
          <w:t xml:space="preserve"> </w:t>
        </w:r>
      </w:ins>
      <w:r>
        <w:rPr>
          <w:rFonts w:ascii="Arial" w:hAnsi="Arial" w:eastAsia="Arial" w:cs="Arial"/>
          <w:sz w:val="22"/>
          <w:szCs w:val="22"/>
        </w:rPr>
        <w:t xml:space="preserve">Legislation is tracked from introduction throu</w:t>
      </w:r>
      <w:r>
        <w:rPr>
          <w:rFonts w:ascii="Arial" w:hAnsi="Arial" w:eastAsia="Arial" w:cs="Arial"/>
          <w:sz w:val="22"/>
          <w:szCs w:val="22"/>
        </w:rPr>
        <w:t xml:space="preserve">gh resolution, with plain-language summaries, source citations, and structured opportunities for citizens to record their position. </w:t>
      </w:r>
      <w:ins w:id="14" w:author="golem1" w:date="2026-04-28T01:11:57Z" oouserid="golem1">
        <w:r>
          <w:rPr>
            <w:rFonts w:ascii="Arial" w:hAnsi="Arial" w:eastAsia="Arial" w:cs="Arial"/>
            <w:sz w:val="22"/>
            <w:szCs w:val="22"/>
          </w:rPr>
          <w:t xml:space="preserve"> </w:t>
        </w:r>
      </w:ins>
      <w:r>
        <w:rPr>
          <w:rFonts w:ascii="Arial" w:hAnsi="Arial" w:eastAsia="Arial" w:cs="Arial"/>
          <w:sz w:val="22"/>
          <w:szCs w:val="22"/>
        </w:rPr>
        <w:t xml:space="preserve">Officials are held to account not through editorial commentary, but through sourced, structured, timestamped public records.</w:t>
      </w:r>
      <w:ins w:id="15" w:author="golem1" w:date="2026-04-28T01:43:11Z" oouserid="golem1">
        <w:r>
          <w:rPr>
            <w:rFonts w:ascii="Arial" w:hAnsi="Arial" w:eastAsia="Arial" w:cs="Arial"/>
            <w:sz w:val="22"/>
            <w:szCs w:val="22"/>
          </w:rPr>
          <w:t xml:space="preserve">  My hopes are that FORA grows into a tool that communities use to feed and influence legislation pre-introduction, meaning FORA can be used to draft legislation.  A real community effort.</w:t>
        </w:r>
      </w:ins>
      <w:del w:id="16" w:author="golem1" w:date="2026-04-28T01:43:10Z" oouserid="golem1">
        <w:r/>
      </w:del>
      <w:r/>
    </w:p>
    <w:p>
      <w:pPr>
        <w:pBdr/>
        <w:spacing w:after="120" w:before="120"/>
        <w:ind/>
        <w:jc w:val="both"/>
        <w:rPr/>
      </w:pPr>
      <w:r>
        <w:rPr>
          <w:rFonts w:ascii="Arial" w:hAnsi="Arial" w:eastAsia="Arial" w:cs="Arial"/>
          <w:sz w:val="22"/>
          <w:szCs w:val="22"/>
        </w:rPr>
        <w:t xml:space="preserve">In countries where government information is restricted, FORA's Governance ar</w:t>
      </w:r>
      <w:r>
        <w:rPr>
          <w:rFonts w:ascii="Arial" w:hAnsi="Arial" w:eastAsia="Arial" w:cs="Arial"/>
          <w:sz w:val="22"/>
          <w:szCs w:val="22"/>
        </w:rPr>
        <w:t xml:space="preserve">chitecture is particularly critical. </w:t>
      </w:r>
      <w:ins w:id="17" w:author="golem1" w:date="2026-04-28T01:43:19Z" oouserid="golem1">
        <w:r>
          <w:rPr>
            <w:rFonts w:ascii="Arial" w:hAnsi="Arial" w:eastAsia="Arial" w:cs="Arial"/>
            <w:sz w:val="22"/>
            <w:szCs w:val="22"/>
          </w:rPr>
          <w:t xml:space="preserve"> </w:t>
        </w:r>
      </w:ins>
      <w:r>
        <w:rPr>
          <w:rFonts w:ascii="Arial" w:hAnsi="Arial" w:eastAsia="Arial" w:cs="Arial"/>
          <w:sz w:val="22"/>
          <w:szCs w:val="22"/>
        </w:rPr>
        <w:t xml:space="preserve">Cuba's National Assembly, Venezuela's Supreme Tribunal of Justice, and Nicaragua's executive ministries are not well-documented in citizen-facing formats. </w:t>
      </w:r>
      <w:ins w:id="18" w:author="golem1" w:date="2026-04-28T01:43:28Z" oouserid="golem1">
        <w:r>
          <w:rPr>
            <w:rFonts w:ascii="Arial" w:hAnsi="Arial" w:eastAsia="Arial" w:cs="Arial"/>
            <w:sz w:val="22"/>
            <w:szCs w:val="22"/>
          </w:rPr>
          <w:t xml:space="preserve"> </w:t>
        </w:r>
      </w:ins>
      <w:r>
        <w:rPr>
          <w:rFonts w:ascii="Arial" w:hAnsi="Arial" w:eastAsia="Arial" w:cs="Arial"/>
          <w:sz w:val="22"/>
          <w:szCs w:val="22"/>
        </w:rPr>
        <w:t xml:space="preserve">FORA builds jurisdiction pages for these governments using the s</w:t>
      </w:r>
      <w:r>
        <w:rPr>
          <w:rFonts w:ascii="Arial" w:hAnsi="Arial" w:eastAsia="Arial" w:cs="Arial"/>
          <w:sz w:val="22"/>
          <w:szCs w:val="22"/>
        </w:rPr>
        <w:t xml:space="preserve">ame structural integrity applied to open democracies, relying on publicly available international sources, academic records, and human rights documentation — presenting facts without editorial distortion, and acknowledging disputed information as disputed.</w:t>
      </w:r>
      <w:ins w:id="19" w:author="golem1" w:date="2026-04-28T01:49:18Z" oouserid="golem1">
        <w:r>
          <w:rPr>
            <w:rFonts w:ascii="Arial" w:hAnsi="Arial" w:eastAsia="Arial" w:cs="Arial"/>
            <w:sz w:val="22"/>
            <w:szCs w:val="22"/>
          </w:rPr>
          <w:t xml:space="preserve">  There are a lot of people in Miami particularly who are interested in the current government of Cuba.  What’s the government like?  What are the laws?  Who are the officials?  Are there even political parties there?  How has the government changed?  What is the latest information?  Everyone has ideas; an enlightening news article about global economics directly related to the shift in power on the island.  This is the place to share them, to contribute.  </w:t>
        </w:r>
      </w:ins>
      <w:r/>
    </w:p>
    <w:p>
      <w:pPr>
        <w:pStyle w:val="723"/>
        <w:pBdr/>
        <w:spacing w:after="120" w:before="240"/>
        <w:ind/>
        <w:rPr/>
      </w:pPr>
      <w:r>
        <w:rPr>
          <w:rFonts w:ascii="Arial" w:hAnsi="Arial" w:eastAsia="Arial" w:cs="Arial"/>
          <w:b/>
          <w:bCs/>
          <w:color w:val="1b3a6b"/>
          <w:sz w:val="24"/>
          <w:szCs w:val="24"/>
        </w:rPr>
        <w:t xml:space="preserve">II. Knowledge</w:t>
      </w:r>
      <w:r/>
    </w:p>
    <w:p>
      <w:pPr>
        <w:pBdr/>
        <w:spacing w:after="120" w:before="120"/>
        <w:ind/>
        <w:jc w:val="both"/>
        <w:rPr/>
      </w:pPr>
      <w:r>
        <w:rPr>
          <w:rFonts w:ascii="Arial" w:hAnsi="Arial" w:eastAsia="Arial" w:cs="Arial"/>
          <w:sz w:val="22"/>
          <w:szCs w:val="22"/>
        </w:rPr>
        <w:t xml:space="preserve">The Knowledge sector provides the civic legal and discursive infrastructure that citizens need to understand the rules that govern their lives. </w:t>
      </w:r>
      <w:ins w:id="20" w:author="golem1" w:date="2026-04-28T23:14:47Z" oouserid="golem1">
        <w:r>
          <w:rPr>
            <w:rFonts w:ascii="Arial" w:hAnsi="Arial" w:eastAsia="Arial" w:cs="Arial"/>
            <w:sz w:val="22"/>
            <w:szCs w:val="22"/>
          </w:rPr>
          <w:t xml:space="preserve"> </w:t>
        </w:r>
      </w:ins>
      <w:r>
        <w:rPr>
          <w:rFonts w:ascii="Arial" w:hAnsi="Arial" w:eastAsia="Arial" w:cs="Arial"/>
          <w:sz w:val="22"/>
          <w:szCs w:val="22"/>
        </w:rPr>
        <w:t xml:space="preserve">It includes a structured legal compendium — plain-language summaries of constitution</w:t>
      </w:r>
      <w:r>
        <w:rPr>
          <w:rFonts w:ascii="Arial" w:hAnsi="Arial" w:eastAsia="Arial" w:cs="Arial"/>
          <w:sz w:val="22"/>
          <w:szCs w:val="22"/>
        </w:rPr>
        <w:t xml:space="preserve">s, statutes, and regulations — linked directly to the legislative actions and official profiles in the Governance sector. </w:t>
      </w:r>
      <w:ins w:id="21" w:author="golem1" w:date="2026-04-28T23:14:51Z" oouserid="golem1">
        <w:r>
          <w:rPr>
            <w:rFonts w:ascii="Arial" w:hAnsi="Arial" w:eastAsia="Arial" w:cs="Arial"/>
            <w:sz w:val="22"/>
            <w:szCs w:val="22"/>
          </w:rPr>
          <w:t xml:space="preserve"> </w:t>
        </w:r>
      </w:ins>
      <w:r>
        <w:rPr>
          <w:rFonts w:ascii="Arial" w:hAnsi="Arial" w:eastAsia="Arial" w:cs="Arial"/>
          <w:sz w:val="22"/>
          <w:szCs w:val="22"/>
        </w:rPr>
        <w:t xml:space="preserve">A citizen reading about a law can immediately see who voted for it, who opposed it, what it replaced, and how it is being implemented.</w:t>
      </w:r>
      <w:r/>
    </w:p>
    <w:p>
      <w:pPr>
        <w:pBdr/>
        <w:spacing w:after="120" w:before="120"/>
        <w:ind/>
        <w:jc w:val="both"/>
        <w:rPr/>
      </w:pPr>
      <w:r>
        <w:rPr>
          <w:rFonts w:ascii="Arial" w:hAnsi="Arial" w:eastAsia="Arial" w:cs="Arial"/>
          <w:sz w:val="22"/>
          <w:szCs w:val="22"/>
        </w:rPr>
        <w:t xml:space="preserve">The Knowledge sector also houses FORA's discourse architecture: structured, AI-moderated civic</w:t>
      </w:r>
      <w:r>
        <w:rPr>
          <w:rFonts w:ascii="Arial" w:hAnsi="Arial" w:eastAsia="Arial" w:cs="Arial"/>
          <w:sz w:val="22"/>
          <w:szCs w:val="22"/>
        </w:rPr>
        <w:t xml:space="preserve"> debate that requires genuine engagement with opposing viewpoints. </w:t>
      </w:r>
      <w:ins w:id="22" w:author="golem1" w:date="2026-04-28T23:14:54Z" oouserid="golem1">
        <w:r>
          <w:rPr>
            <w:rFonts w:ascii="Arial" w:hAnsi="Arial" w:eastAsia="Arial" w:cs="Arial"/>
            <w:sz w:val="22"/>
            <w:szCs w:val="22"/>
          </w:rPr>
          <w:t xml:space="preserve"> </w:t>
        </w:r>
      </w:ins>
      <w:r>
        <w:rPr>
          <w:rFonts w:ascii="Arial" w:hAnsi="Arial" w:eastAsia="Arial" w:cs="Arial"/>
          <w:sz w:val="22"/>
          <w:szCs w:val="22"/>
        </w:rPr>
        <w:t xml:space="preserve">FORA's discourse system is built on what it calls the Socratic principle — no citizen can dismiss an argument without first demonstrating they understand it. </w:t>
      </w:r>
      <w:ins w:id="23" w:author="golem1" w:date="2026-04-28T23:14:57Z" oouserid="golem1">
        <w:r>
          <w:rPr>
            <w:rFonts w:ascii="Arial" w:hAnsi="Arial" w:eastAsia="Arial" w:cs="Arial"/>
            <w:sz w:val="22"/>
            <w:szCs w:val="22"/>
          </w:rPr>
          <w:t xml:space="preserve"> </w:t>
        </w:r>
      </w:ins>
      <w:r>
        <w:rPr>
          <w:rFonts w:ascii="Arial" w:hAnsi="Arial" w:eastAsia="Arial" w:cs="Arial"/>
          <w:sz w:val="22"/>
          <w:szCs w:val="22"/>
        </w:rPr>
        <w:t xml:space="preserve">The platform uses a steel-man r</w:t>
      </w:r>
      <w:r>
        <w:rPr>
          <w:rFonts w:ascii="Arial" w:hAnsi="Arial" w:eastAsia="Arial" w:cs="Arial"/>
          <w:sz w:val="22"/>
          <w:szCs w:val="22"/>
        </w:rPr>
        <w:t xml:space="preserve">equirement, a challenge system, and a sentiment gradient that rewards civic quality over volume. </w:t>
      </w:r>
      <w:ins w:id="24" w:author="golem1" w:date="2026-04-28T23:14:59Z" oouserid="golem1">
        <w:r>
          <w:rPr>
            <w:rFonts w:ascii="Arial" w:hAnsi="Arial" w:eastAsia="Arial" w:cs="Arial"/>
            <w:sz w:val="22"/>
            <w:szCs w:val="22"/>
          </w:rPr>
          <w:t xml:space="preserve"> </w:t>
        </w:r>
      </w:ins>
      <w:r>
        <w:rPr>
          <w:rFonts w:ascii="Arial" w:hAnsi="Arial" w:eastAsia="Arial" w:cs="Arial"/>
          <w:sz w:val="22"/>
          <w:szCs w:val="22"/>
        </w:rPr>
        <w:t xml:space="preserve">The goal is not to generate debate for its own sake, but to produce the kind of rigorous, good-faith public reasoning that democratic self-governance requires.</w:t>
      </w:r>
      <w:ins w:id="25" w:author="golem1" w:date="2026-04-28T23:14:32Z" oouserid="golem1">
        <w:r>
          <w:rPr>
            <w:rFonts w:ascii="Arial" w:hAnsi="Arial" w:eastAsia="Arial" w:cs="Arial"/>
            <w:sz w:val="22"/>
            <w:szCs w:val="22"/>
          </w:rPr>
          <w:t xml:space="preserve">  Debates will gather sources of information and build cases that can be used to influence legislation.</w:t>
        </w:r>
      </w:ins>
      <w:r/>
    </w:p>
    <w:p>
      <w:pPr>
        <w:pBdr/>
        <w:spacing w:after="120" w:before="120"/>
        <w:ind/>
        <w:jc w:val="both"/>
        <w:rPr/>
      </w:pPr>
      <w:r>
        <w:rPr>
          <w:rFonts w:ascii="Arial" w:hAnsi="Arial" w:eastAsia="Arial" w:cs="Arial"/>
          <w:sz w:val="22"/>
          <w:szCs w:val="22"/>
        </w:rPr>
        <w:t xml:space="preserve">Professional credentials are verified and displayed — lawyers, physicians, engineers, and other licensed professionals contribute with their credentia</w:t>
      </w:r>
      <w:r>
        <w:rPr>
          <w:rFonts w:ascii="Arial" w:hAnsi="Arial" w:eastAsia="Arial" w:cs="Arial"/>
          <w:sz w:val="22"/>
          <w:szCs w:val="22"/>
        </w:rPr>
        <w:t xml:space="preserve">ls visible.</w:t>
      </w:r>
      <w:ins w:id="26" w:author="golem1" w:date="2026-04-28T23:15:07Z" oouserid="golem1">
        <w:r>
          <w:rPr>
            <w:rFonts w:ascii="Arial" w:hAnsi="Arial" w:eastAsia="Arial" w:cs="Arial"/>
            <w:sz w:val="22"/>
            <w:szCs w:val="22"/>
          </w:rPr>
          <w:t xml:space="preserve"> </w:t>
        </w:r>
      </w:ins>
      <w:r>
        <w:rPr>
          <w:rFonts w:ascii="Arial" w:hAnsi="Arial" w:eastAsia="Arial" w:cs="Arial"/>
          <w:sz w:val="22"/>
          <w:szCs w:val="22"/>
        </w:rPr>
        <w:t xml:space="preserve"> This is not elitism; it is epistemic integrity. </w:t>
      </w:r>
      <w:ins w:id="27" w:author="golem1" w:date="2026-04-28T23:15:12Z" oouserid="golem1">
        <w:r>
          <w:rPr>
            <w:rFonts w:ascii="Arial" w:hAnsi="Arial" w:eastAsia="Arial" w:cs="Arial"/>
            <w:sz w:val="22"/>
            <w:szCs w:val="22"/>
          </w:rPr>
          <w:t xml:space="preserve"> </w:t>
        </w:r>
      </w:ins>
      <w:r>
        <w:rPr>
          <w:rFonts w:ascii="Arial" w:hAnsi="Arial" w:eastAsia="Arial" w:cs="Arial"/>
          <w:sz w:val="22"/>
          <w:szCs w:val="22"/>
        </w:rPr>
        <w:t xml:space="preserve">A citizen arguing about pharmaceutical policy deserves to know whether they are reading an opinion from a pharmacist or a partisan. </w:t>
      </w:r>
      <w:ins w:id="28" w:author="golem1" w:date="2026-04-28T23:15:24Z" oouserid="golem1">
        <w:r>
          <w:rPr>
            <w:rFonts w:ascii="Arial" w:hAnsi="Arial" w:eastAsia="Arial" w:cs="Arial"/>
            <w:sz w:val="22"/>
            <w:szCs w:val="22"/>
          </w:rPr>
          <w:t xml:space="preserve"> </w:t>
        </w:r>
      </w:ins>
      <w:r>
        <w:rPr>
          <w:rFonts w:ascii="Arial" w:hAnsi="Arial" w:eastAsia="Arial" w:cs="Arial"/>
          <w:sz w:val="22"/>
          <w:szCs w:val="22"/>
        </w:rPr>
        <w:t xml:space="preserve">FORA surfaces this distinction without suppressing either voice.</w:t>
      </w:r>
      <w:r/>
    </w:p>
    <w:p>
      <w:pPr>
        <w:pStyle w:val="723"/>
        <w:pBdr/>
        <w:spacing w:after="120" w:before="240"/>
        <w:ind/>
        <w:rPr/>
      </w:pPr>
      <w:r>
        <w:rPr>
          <w:rFonts w:ascii="Arial" w:hAnsi="Arial" w:eastAsia="Arial" w:cs="Arial"/>
          <w:b/>
          <w:bCs/>
          <w:color w:val="1b3a6b"/>
          <w:sz w:val="24"/>
          <w:szCs w:val="24"/>
        </w:rPr>
        <w:t xml:space="preserve">III. Commerce</w:t>
      </w:r>
      <w:r/>
    </w:p>
    <w:p>
      <w:pPr>
        <w:pBdr/>
        <w:spacing w:after="120" w:before="120"/>
        <w:ind/>
        <w:jc w:val="both"/>
        <w:rPr/>
      </w:pPr>
      <w:r>
        <w:rPr>
          <w:rFonts w:ascii="Arial" w:hAnsi="Arial" w:eastAsia="Arial" w:cs="Arial"/>
          <w:sz w:val="22"/>
          <w:szCs w:val="22"/>
        </w:rPr>
        <w:t xml:space="preserve">The Commerce sector applies FORA's civic infrastructure to the economic life of comm</w:t>
      </w:r>
      <w:r>
        <w:rPr>
          <w:rFonts w:ascii="Arial" w:hAnsi="Arial" w:eastAsia="Arial" w:cs="Arial"/>
          <w:sz w:val="22"/>
          <w:szCs w:val="22"/>
        </w:rPr>
        <w:t xml:space="preserve">unities.</w:t>
      </w:r>
      <w:ins w:id="29" w:author="golem1" w:date="2026-04-29T00:52:36Z" oouserid="golem1">
        <w:r>
          <w:rPr>
            <w:rFonts w:ascii="Arial" w:hAnsi="Arial" w:eastAsia="Arial" w:cs="Arial"/>
            <w:sz w:val="22"/>
            <w:szCs w:val="22"/>
          </w:rPr>
          <w:t xml:space="preserve"> </w:t>
        </w:r>
      </w:ins>
      <w:r>
        <w:rPr>
          <w:rFonts w:ascii="Arial" w:hAnsi="Arial" w:eastAsia="Arial" w:cs="Arial"/>
          <w:sz w:val="22"/>
          <w:szCs w:val="22"/>
        </w:rPr>
        <w:t xml:space="preserve"> It provides tools for permitting, contracting, professional staffing, and project management — the bureaucratic and transactional dimensions of civic participation that are currently navigated through fragmented, opaque, and often corrupt systems.</w:t>
      </w:r>
      <w:r/>
    </w:p>
    <w:p>
      <w:pPr>
        <w:pBdr/>
        <w:spacing w:after="120" w:before="120"/>
        <w:ind/>
        <w:jc w:val="both"/>
        <w:rPr/>
      </w:pPr>
      <w:r>
        <w:rPr>
          <w:rFonts w:ascii="Arial" w:hAnsi="Arial" w:eastAsia="Arial" w:cs="Arial"/>
          <w:sz w:val="22"/>
          <w:szCs w:val="22"/>
        </w:rPr>
        <w:t xml:space="preserve">In many of the countries where FORA operates or plans to operate, the interface between citizens and commercial civic institutions — building permits, business registration, government contracting — is precisely where corru</w:t>
      </w:r>
      <w:r>
        <w:rPr>
          <w:rFonts w:ascii="Arial" w:hAnsi="Arial" w:eastAsia="Arial" w:cs="Arial"/>
          <w:sz w:val="22"/>
          <w:szCs w:val="22"/>
        </w:rPr>
        <w:t xml:space="preserve">ption takes root. </w:t>
      </w:r>
      <w:ins w:id="30" w:author="golem1" w:date="2026-04-29T00:54:22Z" oouserid="golem1">
        <w:r>
          <w:rPr>
            <w:rFonts w:ascii="Arial" w:hAnsi="Arial" w:eastAsia="Arial" w:cs="Arial"/>
            <w:sz w:val="22"/>
            <w:szCs w:val="22"/>
          </w:rPr>
          <w:t xml:space="preserve"> </w:t>
        </w:r>
      </w:ins>
      <w:r>
        <w:rPr>
          <w:rFonts w:ascii="Arial" w:hAnsi="Arial" w:eastAsia="Arial" w:cs="Arial"/>
          <w:sz w:val="22"/>
          <w:szCs w:val="22"/>
        </w:rPr>
        <w:t xml:space="preserve">FORA's Commerce sector creates a transparent, documented, accountable record of these transactions, giving citizens and professionals alike a platform where their interactions with civic institutions are visible, traceable, and protected.</w:t>
      </w:r>
      <w:r/>
    </w:p>
    <w:p>
      <w:pPr>
        <w:pBdr/>
        <w:spacing w:after="120" w:before="120"/>
        <w:ind/>
        <w:jc w:val="both"/>
        <w:rPr/>
      </w:pPr>
      <w:r>
        <w:rPr>
          <w:rFonts w:ascii="Arial" w:hAnsi="Arial" w:eastAsia="Arial" w:cs="Arial"/>
          <w:sz w:val="22"/>
          <w:szCs w:val="22"/>
        </w:rPr>
        <w:t xml:space="preserve">The Commerce sector is also FORA's primary revenue engine. </w:t>
      </w:r>
      <w:ins w:id="31" w:author="golem1" w:date="2026-04-29T01:03:02Z" oouserid="golem1">
        <w:r>
          <w:rPr>
            <w:rFonts w:ascii="Arial" w:hAnsi="Arial" w:eastAsia="Arial" w:cs="Arial"/>
            <w:sz w:val="22"/>
            <w:szCs w:val="22"/>
          </w:rPr>
          <w:t xml:space="preserve"> </w:t>
        </w:r>
      </w:ins>
      <w:r>
        <w:rPr>
          <w:rFonts w:ascii="Arial" w:hAnsi="Arial" w:eastAsia="Arial" w:cs="Arial"/>
          <w:sz w:val="22"/>
          <w:szCs w:val="22"/>
        </w:rPr>
        <w:t xml:space="preserve">Professionals — architects, contractors, lawyers, engineers</w:t>
      </w:r>
      <w:ins w:id="32" w:author="golem1" w:date="2026-04-29T00:57:09Z" oouserid="golem1">
        <w:r>
          <w:rPr>
            <w:rFonts w:ascii="Arial" w:hAnsi="Arial" w:eastAsia="Arial" w:cs="Arial"/>
            <w:sz w:val="22"/>
            <w:szCs w:val="22"/>
          </w:rPr>
          <w:t xml:space="preserve">,</w:t>
        </w:r>
      </w:ins>
      <w:r>
        <w:rPr>
          <w:rFonts w:ascii="Arial" w:hAnsi="Arial" w:eastAsia="Arial" w:cs="Arial"/>
          <w:sz w:val="22"/>
          <w:szCs w:val="22"/>
        </w:rPr>
        <w:t xml:space="preserve"> — </w:t>
      </w:r>
      <w:del w:id="33" w:author="golem1" w:date="2026-04-29T01:23:15Z" oouserid="golem1">
        <w:r>
          <w:rPr>
            <w:rFonts w:ascii="Arial" w:hAnsi="Arial" w:eastAsia="Arial" w:cs="Arial"/>
            <w:sz w:val="22"/>
            <w:szCs w:val="22"/>
          </w:rPr>
        </w:r>
      </w:del>
      <w:r>
        <w:rPr>
          <w:rFonts w:ascii="Arial" w:hAnsi="Arial" w:eastAsia="Arial" w:cs="Arial"/>
          <w:sz w:val="22"/>
          <w:szCs w:val="22"/>
        </w:rPr>
        <w:t xml:space="preserve">pay per transaction or through subscription to operate within a platform where their clients already </w:t>
      </w:r>
      <w:r>
        <w:rPr>
          <w:rFonts w:ascii="Arial" w:hAnsi="Arial" w:eastAsia="Arial" w:cs="Arial"/>
          <w:sz w:val="22"/>
          <w:szCs w:val="22"/>
        </w:rPr>
        <w:t xml:space="preserve">live. </w:t>
      </w:r>
      <w:ins w:id="34" w:author="golem1" w:date="2026-04-29T01:02:53Z" oouserid="golem1">
        <w:r>
          <w:rPr>
            <w:rFonts w:ascii="Arial" w:hAnsi="Arial" w:eastAsia="Arial" w:cs="Arial"/>
            <w:sz w:val="22"/>
            <w:szCs w:val="22"/>
          </w:rPr>
          <w:t xml:space="preserve"> </w:t>
        </w:r>
      </w:ins>
      <w:r>
        <w:rPr>
          <w:rFonts w:ascii="Arial" w:hAnsi="Arial" w:eastAsia="Arial" w:cs="Arial"/>
          <w:sz w:val="22"/>
          <w:szCs w:val="22"/>
        </w:rPr>
        <w:t xml:space="preserve">Citizens use the platform free of charge</w:t>
      </w:r>
      <w:ins w:id="35" w:author="golem1" w:date="2026-04-29T01:24:20Z" oouserid="golem1">
        <w:r>
          <w:rPr>
            <w:rFonts w:ascii="Arial" w:hAnsi="Arial" w:eastAsia="Arial" w:cs="Arial"/>
            <w:sz w:val="22"/>
            <w:szCs w:val="22"/>
          </w:rPr>
          <w:t xml:space="preserve"> and have the same option to pay per transaction or through subscription for access to additional tools</w:t>
        </w:r>
      </w:ins>
      <w:r>
        <w:rPr>
          <w:rFonts w:ascii="Arial" w:hAnsi="Arial" w:eastAsia="Arial" w:cs="Arial"/>
          <w:sz w:val="22"/>
          <w:szCs w:val="22"/>
        </w:rPr>
        <w:t xml:space="preserve">. </w:t>
      </w:r>
      <w:ins w:id="36" w:author="golem1" w:date="2026-04-29T01:14:05Z" oouserid="golem1">
        <w:r>
          <w:rPr>
            <w:rFonts w:ascii="Arial" w:hAnsi="Arial" w:eastAsia="Arial" w:cs="Arial"/>
            <w:sz w:val="22"/>
            <w:szCs w:val="22"/>
          </w:rPr>
          <w:t xml:space="preserve"> </w:t>
        </w:r>
      </w:ins>
      <w:r>
        <w:rPr>
          <w:rFonts w:ascii="Arial" w:hAnsi="Arial" w:eastAsia="Arial" w:cs="Arial"/>
          <w:sz w:val="22"/>
          <w:szCs w:val="22"/>
        </w:rPr>
        <w:t xml:space="preserve">This model, sometimes called a marketplace within civic infrastructure, ensures that FORA's civic mission is </w:t>
      </w:r>
      <w:del w:id="37" w:author="golem1" w:date="2026-04-29T01:14:14Z" oouserid="golem1">
        <w:r>
          <w:rPr>
            <w:rFonts w:ascii="Arial" w:hAnsi="Arial" w:eastAsia="Arial" w:cs="Arial"/>
            <w:sz w:val="22"/>
            <w:szCs w:val="22"/>
          </w:rPr>
          <w:delText xml:space="preserve">not dependent on perpetual grant funding but is </w:delText>
        </w:r>
      </w:del>
      <w:r>
        <w:rPr>
          <w:rFonts w:ascii="Arial" w:hAnsi="Arial" w:eastAsia="Arial" w:cs="Arial"/>
          <w:sz w:val="22"/>
          <w:szCs w:val="22"/>
        </w:rPr>
        <w:t xml:space="preserve">underwritten by the </w:t>
      </w:r>
      <w:del w:id="38" w:author="golem1" w:date="2026-04-29T01:30:26Z" oouserid="golem1">
        <w:r>
          <w:rPr>
            <w:rFonts w:ascii="Arial" w:hAnsi="Arial" w:eastAsia="Arial" w:cs="Arial"/>
            <w:sz w:val="22"/>
            <w:szCs w:val="22"/>
          </w:rPr>
          <w:delText xml:space="preserve">professional </w:delText>
        </w:r>
      </w:del>
      <w:r>
        <w:rPr>
          <w:rFonts w:ascii="Arial" w:hAnsi="Arial" w:eastAsia="Arial" w:cs="Arial"/>
          <w:sz w:val="22"/>
          <w:szCs w:val="22"/>
        </w:rPr>
        <w:t xml:space="preserve">economy it serves.</w:t>
      </w:r>
      <w:r/>
    </w:p>
    <w:p>
      <w:pPr>
        <w:pStyle w:val="723"/>
        <w:pBdr/>
        <w:spacing w:after="120" w:before="240"/>
        <w:ind/>
        <w:rPr/>
      </w:pPr>
      <w:r>
        <w:rPr>
          <w:rFonts w:ascii="Arial" w:hAnsi="Arial" w:eastAsia="Arial" w:cs="Arial"/>
          <w:b/>
          <w:bCs/>
          <w:color w:val="1b3a6b"/>
          <w:sz w:val="24"/>
          <w:szCs w:val="24"/>
        </w:rPr>
        <w:t xml:space="preserve">IV. Identity</w:t>
      </w:r>
      <w:r/>
    </w:p>
    <w:p>
      <w:pPr>
        <w:pBdr/>
        <w:spacing w:after="120" w:before="120"/>
        <w:ind/>
        <w:jc w:val="both"/>
        <w:rPr/>
      </w:pPr>
      <w:r>
        <w:rPr>
          <w:rFonts w:ascii="Arial" w:hAnsi="Arial" w:eastAsia="Arial" w:cs="Arial"/>
          <w:sz w:val="22"/>
          <w:szCs w:val="22"/>
        </w:rPr>
        <w:t xml:space="preserve">The Identity sector is FORA's most personal dimension. </w:t>
      </w:r>
      <w:ins w:id="39" w:author="golem1" w:date="2026-04-29T02:13:48Z" oouserid="golem1">
        <w:r>
          <w:rPr>
            <w:rFonts w:ascii="Arial" w:hAnsi="Arial" w:eastAsia="Arial" w:cs="Arial"/>
            <w:sz w:val="22"/>
            <w:szCs w:val="22"/>
          </w:rPr>
          <w:t xml:space="preserve"> </w:t>
        </w:r>
      </w:ins>
      <w:r>
        <w:rPr>
          <w:rFonts w:ascii="Arial" w:hAnsi="Arial" w:eastAsia="Arial" w:cs="Arial"/>
          <w:sz w:val="22"/>
          <w:szCs w:val="22"/>
        </w:rPr>
        <w:t xml:space="preserve">It provides citizens with tools to </w:t>
      </w:r>
      <w:ins w:id="40" w:author="golem1" w:date="2026-04-29T02:19:46Z" oouserid="golem1">
        <w:r>
          <w:rPr>
            <w:rFonts w:ascii="Arial" w:hAnsi="Arial" w:eastAsia="Arial" w:cs="Arial"/>
            <w:sz w:val="22"/>
            <w:szCs w:val="22"/>
          </w:rPr>
          <w:t xml:space="preserve">discover, </w:t>
        </w:r>
      </w:ins>
      <w:r>
        <w:rPr>
          <w:rFonts w:ascii="Arial" w:hAnsi="Arial" w:eastAsia="Arial" w:cs="Arial"/>
          <w:sz w:val="22"/>
          <w:szCs w:val="22"/>
        </w:rPr>
        <w:t xml:space="preserve">build</w:t>
      </w:r>
      <w:ins w:id="41" w:author="golem1" w:date="2026-04-29T02:19:48Z" oouserid="golem1">
        <w:r>
          <w:rPr>
            <w:rFonts w:ascii="Arial" w:hAnsi="Arial" w:eastAsia="Arial" w:cs="Arial"/>
            <w:sz w:val="22"/>
            <w:szCs w:val="22"/>
          </w:rPr>
          <w:t xml:space="preserve">,</w:t>
        </w:r>
      </w:ins>
      <w:r>
        <w:rPr>
          <w:rFonts w:ascii="Arial" w:hAnsi="Arial" w:eastAsia="Arial" w:cs="Arial"/>
          <w:sz w:val="22"/>
          <w:szCs w:val="22"/>
        </w:rPr>
        <w:t xml:space="preserve"> and express their civic identity — their values, their c</w:t>
      </w:r>
      <w:r>
        <w:rPr>
          <w:rFonts w:ascii="Arial" w:hAnsi="Arial" w:eastAsia="Arial" w:cs="Arial"/>
          <w:sz w:val="22"/>
          <w:szCs w:val="22"/>
        </w:rPr>
        <w:t xml:space="preserve">ommunity affiliations, their professional credentials, their civic history. </w:t>
      </w:r>
      <w:ins w:id="42" w:author="golem1" w:date="2026-04-29T02:14:07Z" oouserid="golem1">
        <w:r>
          <w:rPr>
            <w:rFonts w:ascii="Arial" w:hAnsi="Arial" w:eastAsia="Arial" w:cs="Arial"/>
            <w:sz w:val="22"/>
            <w:szCs w:val="22"/>
          </w:rPr>
          <w:t xml:space="preserve"> </w:t>
        </w:r>
      </w:ins>
      <w:r>
        <w:rPr>
          <w:rFonts w:ascii="Arial" w:hAnsi="Arial" w:eastAsia="Arial" w:cs="Arial"/>
          <w:sz w:val="22"/>
          <w:szCs w:val="22"/>
        </w:rPr>
        <w:t xml:space="preserve">FORA's identity architecture is built on the conviction that civic participation is not merely a political act but a human one, embedded in culture, faith, language, and community.</w:t>
      </w:r>
      <w:r/>
    </w:p>
    <w:p>
      <w:pPr>
        <w:pBdr/>
        <w:spacing w:after="120" w:before="120"/>
        <w:ind/>
        <w:jc w:val="both"/>
        <w:rPr/>
      </w:pPr>
      <w:r>
        <w:rPr>
          <w:rFonts w:ascii="Arial" w:hAnsi="Arial" w:eastAsia="Arial" w:cs="Arial"/>
          <w:sz w:val="22"/>
          <w:szCs w:val="22"/>
        </w:rPr>
        <w:t xml:space="preserve">The Identity sector includes an AI-powered wise-elder feature that engages citizens in Socratic questioning about their own values and beliefs, helping them articulate and examine the convictions that dri</w:t>
      </w:r>
      <w:r>
        <w:rPr>
          <w:rFonts w:ascii="Arial" w:hAnsi="Arial" w:eastAsia="Arial" w:cs="Arial"/>
          <w:sz w:val="22"/>
          <w:szCs w:val="22"/>
        </w:rPr>
        <w:t xml:space="preserve">ve their civic participation. </w:t>
      </w:r>
      <w:ins w:id="43" w:author="golem1" w:date="2026-04-29T02:14:44Z" oouserid="golem1">
        <w:r>
          <w:rPr>
            <w:rFonts w:ascii="Arial" w:hAnsi="Arial" w:eastAsia="Arial" w:cs="Arial"/>
            <w:sz w:val="22"/>
            <w:szCs w:val="22"/>
          </w:rPr>
          <w:t xml:space="preserve"> </w:t>
        </w:r>
      </w:ins>
      <w:r>
        <w:rPr>
          <w:rFonts w:ascii="Arial" w:hAnsi="Arial" w:eastAsia="Arial" w:cs="Arial"/>
          <w:sz w:val="22"/>
          <w:szCs w:val="22"/>
        </w:rPr>
        <w:t xml:space="preserve">It includes a cultural layer that maps the civic dimensions of cultural events, traditions, and holidays </w:t>
      </w:r>
      <w:del w:id="44" w:author="golem1" w:date="2026-04-29T02:21:45Z" oouserid="golem1">
        <w:r>
          <w:rPr>
            <w:rFonts w:ascii="Arial" w:hAnsi="Arial" w:eastAsia="Arial" w:cs="Arial"/>
            <w:sz w:val="22"/>
            <w:szCs w:val="22"/>
          </w:rPr>
          <w:delText xml:space="preserve">— not to celebrate or condemn, but to </w:delText>
        </w:r>
      </w:del>
      <w:r>
        <w:rPr>
          <w:rFonts w:ascii="Arial" w:hAnsi="Arial" w:eastAsia="Arial" w:cs="Arial"/>
          <w:sz w:val="22"/>
          <w:szCs w:val="22"/>
        </w:rPr>
        <w:t xml:space="preserve">show</w:t>
      </w:r>
      <w:ins w:id="45" w:author="golem1" w:date="2026-04-29T02:21:48Z" oouserid="golem1">
        <w:r>
          <w:rPr>
            <w:rFonts w:ascii="Arial" w:hAnsi="Arial" w:eastAsia="Arial" w:cs="Arial"/>
            <w:sz w:val="22"/>
            <w:szCs w:val="22"/>
          </w:rPr>
          <w:t xml:space="preserve">ing</w:t>
        </w:r>
      </w:ins>
      <w:r>
        <w:rPr>
          <w:rFonts w:ascii="Arial" w:hAnsi="Arial" w:eastAsia="Arial" w:cs="Arial"/>
          <w:sz w:val="22"/>
          <w:szCs w:val="22"/>
        </w:rPr>
        <w:t xml:space="preserve"> citizens where their culture intersects with the institutions that govern it. </w:t>
      </w:r>
      <w:ins w:id="46" w:author="golem1" w:date="2026-04-29T02:16:50Z" oouserid="golem1">
        <w:r>
          <w:rPr>
            <w:rFonts w:ascii="Arial" w:hAnsi="Arial" w:eastAsia="Arial" w:cs="Arial"/>
            <w:sz w:val="22"/>
            <w:szCs w:val="22"/>
          </w:rPr>
          <w:t xml:space="preserve"> </w:t>
        </w:r>
      </w:ins>
      <w:r>
        <w:rPr>
          <w:rFonts w:ascii="Arial" w:hAnsi="Arial" w:eastAsia="Arial" w:cs="Arial"/>
          <w:sz w:val="22"/>
          <w:szCs w:val="22"/>
        </w:rPr>
        <w:t xml:space="preserve">And it includes a community organization layer that gives neighborhood associations, civic groups, unions, and faith communities the tools to organize, document their work, and </w:t>
      </w:r>
      <w:del w:id="47" w:author="golem1" w:date="2026-04-29T02:23:48Z" oouserid="golem1">
        <w:r>
          <w:rPr>
            <w:rFonts w:ascii="Arial" w:hAnsi="Arial" w:eastAsia="Arial" w:cs="Arial"/>
            <w:sz w:val="22"/>
            <w:szCs w:val="22"/>
          </w:rPr>
          <w:delText xml:space="preserve">submit their efforts</w:delText>
        </w:r>
      </w:del>
      <w:ins w:id="48" w:author="golem1" w:date="2026-04-29T02:23:49Z" oouserid="golem1">
        <w:r>
          <w:rPr>
            <w:rFonts w:ascii="Arial" w:hAnsi="Arial" w:eastAsia="Arial" w:cs="Arial"/>
            <w:sz w:val="22"/>
            <w:szCs w:val="22"/>
          </w:rPr>
          <w:t xml:space="preserve">contribute</w:t>
        </w:r>
      </w:ins>
      <w:r>
        <w:rPr>
          <w:rFonts w:ascii="Arial" w:hAnsi="Arial" w:eastAsia="Arial" w:cs="Arial"/>
          <w:sz w:val="22"/>
          <w:szCs w:val="22"/>
        </w:rPr>
        <w:t xml:space="preserve"> to the government bodies that have power over their lives.</w:t>
      </w:r>
      <w:r/>
    </w:p>
    <w:p>
      <w:pPr>
        <w:pBdr>
          <w:bottom w:val="single" w:color="b8860b" w:sz="4" w:space="1"/>
        </w:pBdr>
        <w:spacing w:after="200" w:before="200"/>
        <w:ind/>
        <w:rPr/>
      </w:pPr>
      <w:r/>
      <w:r/>
    </w:p>
    <w:p>
      <w:pPr>
        <w:pStyle w:val="722"/>
        <w:pBdr/>
        <w:spacing w:after="160" w:before="320"/>
        <w:ind/>
        <w:rPr/>
      </w:pPr>
      <w:r>
        <w:rPr>
          <w:rFonts w:ascii="Arial" w:hAnsi="Arial" w:eastAsia="Arial" w:cs="Arial"/>
          <w:b/>
          <w:bCs/>
          <w:color w:val="1b3a6b"/>
          <w:sz w:val="28"/>
          <w:szCs w:val="28"/>
        </w:rPr>
        <w:t xml:space="preserve">The Architecture: Designed for Dignity and Equal Access</w:t>
      </w:r>
      <w:r/>
    </w:p>
    <w:p>
      <w:pPr>
        <w:pBdr/>
        <w:spacing w:after="120" w:before="120"/>
        <w:ind/>
        <w:jc w:val="both"/>
        <w:rPr/>
      </w:pPr>
      <w:r>
        <w:rPr>
          <w:rFonts w:ascii="Arial" w:hAnsi="Arial" w:eastAsia="Arial" w:cs="Arial"/>
          <w:sz w:val="22"/>
          <w:szCs w:val="22"/>
        </w:rPr>
        <w:t xml:space="preserve">FORA is built on a small number of inviolable design principles that distinguish it from existing civ</w:t>
      </w:r>
      <w:r>
        <w:rPr>
          <w:rFonts w:ascii="Arial" w:hAnsi="Arial" w:eastAsia="Arial" w:cs="Arial"/>
          <w:sz w:val="22"/>
          <w:szCs w:val="22"/>
        </w:rPr>
        <w:t xml:space="preserve">ic platforms, social media, and information aggregators. </w:t>
      </w:r>
      <w:ins w:id="49" w:author="golem1" w:date="2026-04-29T02:25:17Z" oouserid="golem1">
        <w:r>
          <w:rPr>
            <w:rFonts w:ascii="Arial" w:hAnsi="Arial" w:eastAsia="Arial" w:cs="Arial"/>
            <w:sz w:val="22"/>
            <w:szCs w:val="22"/>
          </w:rPr>
          <w:t xml:space="preserve"> </w:t>
        </w:r>
      </w:ins>
      <w:r>
        <w:rPr>
          <w:rFonts w:ascii="Arial" w:hAnsi="Arial" w:eastAsia="Arial" w:cs="Arial"/>
          <w:sz w:val="22"/>
          <w:szCs w:val="22"/>
        </w:rPr>
        <w:t xml:space="preserve">These principles are not aspirational — they are implemented in the platform's data model, enforced in its Terms of Service, and reflected in every design decision made since the platform's founding.</w:t>
      </w:r>
      <w:r/>
    </w:p>
    <w:p>
      <w:pPr>
        <w:pBdr/>
        <w:spacing w:after="120" w:before="120"/>
        <w:ind/>
        <w:jc w:val="both"/>
        <w:rPr/>
      </w:pPr>
      <w:r>
        <w:rPr>
          <w:rFonts w:ascii="Arial" w:hAnsi="Arial" w:eastAsia="Arial" w:cs="Arial"/>
          <w:sz w:val="22"/>
          <w:szCs w:val="22"/>
        </w:rPr>
        <w:t xml:space="preserve">Equal access is constitutional.</w:t>
      </w:r>
      <w:ins w:id="50" w:author="golem1" w:date="2026-04-29T02:29:36Z" oouserid="golem1">
        <w:r>
          <w:rPr>
            <w:rFonts w:ascii="Arial" w:hAnsi="Arial" w:eastAsia="Arial" w:cs="Arial"/>
            <w:sz w:val="22"/>
            <w:szCs w:val="22"/>
          </w:rPr>
          <w:t xml:space="preserve"> </w:t>
        </w:r>
      </w:ins>
      <w:r>
        <w:rPr>
          <w:rFonts w:ascii="Arial" w:hAnsi="Arial" w:eastAsia="Arial" w:cs="Arial"/>
          <w:sz w:val="22"/>
          <w:szCs w:val="22"/>
        </w:rPr>
        <w:t xml:space="preserve"> FORA does not offer premium profiles, celebrity tiers, or paid visibility. </w:t>
      </w:r>
      <w:ins w:id="51" w:author="golem1" w:date="2026-04-29T02:29:48Z" oouserid="golem1">
        <w:r>
          <w:rPr>
            <w:rFonts w:ascii="Arial" w:hAnsi="Arial" w:eastAsia="Arial" w:cs="Arial"/>
            <w:sz w:val="22"/>
            <w:szCs w:val="22"/>
          </w:rPr>
          <w:t xml:space="preserve"> </w:t>
        </w:r>
      </w:ins>
      <w:r>
        <w:rPr>
          <w:rFonts w:ascii="Arial" w:hAnsi="Arial" w:eastAsia="Arial" w:cs="Arial"/>
          <w:sz w:val="22"/>
          <w:szCs w:val="22"/>
        </w:rPr>
        <w:t xml:space="preserve">Every citizen, regardless of economic status, sees the same information about their representatives. </w:t>
      </w:r>
      <w:ins w:id="52" w:author="golem1" w:date="2026-04-29T02:29:57Z" oouserid="golem1">
        <w:r>
          <w:rPr>
            <w:rFonts w:ascii="Arial" w:hAnsi="Arial" w:eastAsia="Arial" w:cs="Arial"/>
            <w:sz w:val="22"/>
            <w:szCs w:val="22"/>
          </w:rPr>
          <w:t xml:space="preserve"> </w:t>
        </w:r>
      </w:ins>
      <w:r>
        <w:rPr>
          <w:rFonts w:ascii="Arial" w:hAnsi="Arial" w:eastAsia="Arial" w:cs="Arial"/>
          <w:sz w:val="22"/>
          <w:szCs w:val="22"/>
        </w:rPr>
        <w:t xml:space="preserve">Every </w:t>
      </w:r>
      <w:r>
        <w:rPr>
          <w:rFonts w:ascii="Arial" w:hAnsi="Arial" w:eastAsia="Arial" w:cs="Arial"/>
          <w:sz w:val="22"/>
          <w:szCs w:val="22"/>
        </w:rPr>
        <w:t xml:space="preserve">official, regardless of political power, receives the same profile architecture.</w:t>
      </w:r>
      <w:ins w:id="53" w:author="golem1" w:date="2026-04-29T02:30:05Z" oouserid="golem1">
        <w:r>
          <w:rPr>
            <w:rFonts w:ascii="Arial" w:hAnsi="Arial" w:eastAsia="Arial" w:cs="Arial"/>
            <w:sz w:val="22"/>
            <w:szCs w:val="22"/>
          </w:rPr>
          <w:t xml:space="preserve"> </w:t>
        </w:r>
      </w:ins>
      <w:r>
        <w:rPr>
          <w:rFonts w:ascii="Arial" w:hAnsi="Arial" w:eastAsia="Arial" w:cs="Arial"/>
          <w:sz w:val="22"/>
          <w:szCs w:val="22"/>
        </w:rPr>
        <w:t xml:space="preserve"> There are no advertisements on civic information. </w:t>
      </w:r>
      <w:ins w:id="54" w:author="golem1" w:date="2026-04-29T02:30:11Z" oouserid="golem1">
        <w:r>
          <w:rPr>
            <w:rFonts w:ascii="Arial" w:hAnsi="Arial" w:eastAsia="Arial" w:cs="Arial"/>
            <w:sz w:val="22"/>
            <w:szCs w:val="22"/>
          </w:rPr>
          <w:t xml:space="preserve"> </w:t>
        </w:r>
      </w:ins>
      <w:r>
        <w:rPr>
          <w:rFonts w:ascii="Arial" w:hAnsi="Arial" w:eastAsia="Arial" w:cs="Arial"/>
          <w:sz w:val="22"/>
          <w:szCs w:val="22"/>
        </w:rPr>
        <w:t xml:space="preserve">The platform's business model is designed so that equal access to civic infrastructure is never a function of ability to pay.</w:t>
      </w:r>
      <w:r/>
    </w:p>
    <w:p>
      <w:pPr>
        <w:pBdr/>
        <w:spacing w:after="120" w:before="120"/>
        <w:ind/>
        <w:jc w:val="both"/>
        <w:rPr/>
      </w:pPr>
      <w:r>
        <w:rPr>
          <w:rFonts w:ascii="Arial" w:hAnsi="Arial" w:eastAsia="Arial" w:cs="Arial"/>
          <w:sz w:val="22"/>
          <w:szCs w:val="22"/>
        </w:rPr>
        <w:t xml:space="preserve">No faces first. </w:t>
      </w:r>
      <w:ins w:id="55" w:author="golem1" w:date="2026-04-29T02:30:22Z" oouserid="golem1">
        <w:r>
          <w:rPr>
            <w:rFonts w:ascii="Arial" w:hAnsi="Arial" w:eastAsia="Arial" w:cs="Arial"/>
            <w:sz w:val="22"/>
            <w:szCs w:val="22"/>
          </w:rPr>
          <w:t xml:space="preserve"> </w:t>
        </w:r>
      </w:ins>
      <w:r>
        <w:rPr>
          <w:rFonts w:ascii="Arial" w:hAnsi="Arial" w:eastAsia="Arial" w:cs="Arial"/>
          <w:sz w:val="22"/>
          <w:szCs w:val="22"/>
        </w:rPr>
        <w:t xml:space="preserve">Citizens on FORA encounter ideas before appearances. </w:t>
      </w:r>
      <w:ins w:id="56" w:author="golem1" w:date="2026-04-29T02:30:28Z" oouserid="golem1">
        <w:r>
          <w:rPr>
            <w:rFonts w:ascii="Arial" w:hAnsi="Arial" w:eastAsia="Arial" w:cs="Arial"/>
            <w:sz w:val="22"/>
            <w:szCs w:val="22"/>
          </w:rPr>
          <w:t xml:space="preserve"> </w:t>
        </w:r>
      </w:ins>
      <w:r>
        <w:rPr>
          <w:rFonts w:ascii="Arial" w:hAnsi="Arial" w:eastAsia="Arial" w:cs="Arial"/>
          <w:sz w:val="22"/>
          <w:szCs w:val="22"/>
        </w:rPr>
        <w:t xml:space="preserve">The platform's interface is structured to lead with content — legislation, positions, re</w:t>
      </w:r>
      <w:r>
        <w:rPr>
          <w:rFonts w:ascii="Arial" w:hAnsi="Arial" w:eastAsia="Arial" w:cs="Arial"/>
          <w:sz w:val="22"/>
          <w:szCs w:val="22"/>
        </w:rPr>
        <w:t xml:space="preserve">cords — before displaying the photographs and personal branding that dominate political media. </w:t>
      </w:r>
      <w:ins w:id="57" w:author="golem1" w:date="2026-04-29T02:30:36Z" oouserid="golem1">
        <w:r>
          <w:rPr>
            <w:rFonts w:ascii="Arial" w:hAnsi="Arial" w:eastAsia="Arial" w:cs="Arial"/>
            <w:sz w:val="22"/>
            <w:szCs w:val="22"/>
          </w:rPr>
          <w:t xml:space="preserve"> </w:t>
        </w:r>
      </w:ins>
      <w:r>
        <w:rPr>
          <w:rFonts w:ascii="Arial" w:hAnsi="Arial" w:eastAsia="Arial" w:cs="Arial"/>
          <w:sz w:val="22"/>
          <w:szCs w:val="22"/>
        </w:rPr>
        <w:t xml:space="preserve">This is a deliberate counter to the personalization of politics, which reduces complex civic questions to personality contests and enables populist manipulation.</w:t>
      </w:r>
      <w:r/>
    </w:p>
    <w:p>
      <w:pPr>
        <w:pBdr/>
        <w:spacing w:after="120" w:before="120"/>
        <w:ind/>
        <w:jc w:val="both"/>
        <w:rPr/>
      </w:pPr>
      <w:r>
        <w:rPr>
          <w:rFonts w:ascii="Arial" w:hAnsi="Arial" w:eastAsia="Arial" w:cs="Arial"/>
          <w:sz w:val="22"/>
          <w:szCs w:val="22"/>
        </w:rPr>
        <w:t xml:space="preserve">Both sides, al</w:t>
      </w:r>
      <w:r>
        <w:rPr>
          <w:rFonts w:ascii="Arial" w:hAnsi="Arial" w:eastAsia="Arial" w:cs="Arial"/>
          <w:sz w:val="22"/>
          <w:szCs w:val="22"/>
        </w:rPr>
        <w:t xml:space="preserve">ways.</w:t>
      </w:r>
      <w:ins w:id="58" w:author="golem1" w:date="2026-04-29T02:31:51Z" oouserid="golem1">
        <w:r>
          <w:rPr>
            <w:rFonts w:ascii="Arial" w:hAnsi="Arial" w:eastAsia="Arial" w:cs="Arial"/>
            <w:sz w:val="22"/>
            <w:szCs w:val="22"/>
          </w:rPr>
          <w:t xml:space="preserve"> </w:t>
        </w:r>
      </w:ins>
      <w:r>
        <w:rPr>
          <w:rFonts w:ascii="Arial" w:hAnsi="Arial" w:eastAsia="Arial" w:cs="Arial"/>
          <w:sz w:val="22"/>
          <w:szCs w:val="22"/>
        </w:rPr>
        <w:t xml:space="preserve"> Every contested issue on FORA is presented with structured representation of multiple perspectives, sourced to identifiable, verifiable positions. </w:t>
      </w:r>
      <w:ins w:id="59" w:author="golem1" w:date="2026-04-29T02:32:01Z" oouserid="golem1">
        <w:r>
          <w:rPr>
            <w:rFonts w:ascii="Arial" w:hAnsi="Arial" w:eastAsia="Arial" w:cs="Arial"/>
            <w:sz w:val="22"/>
            <w:szCs w:val="22"/>
          </w:rPr>
          <w:t xml:space="preserve"> </w:t>
        </w:r>
      </w:ins>
      <w:r>
        <w:rPr>
          <w:rFonts w:ascii="Arial" w:hAnsi="Arial" w:eastAsia="Arial" w:cs="Arial"/>
          <w:sz w:val="22"/>
          <w:szCs w:val="22"/>
        </w:rPr>
        <w:t xml:space="preserve">The platform does not adjudicate political disputes. </w:t>
      </w:r>
      <w:ins w:id="60" w:author="golem1" w:date="2026-04-29T02:32:07Z" oouserid="golem1">
        <w:r>
          <w:rPr>
            <w:rFonts w:ascii="Arial" w:hAnsi="Arial" w:eastAsia="Arial" w:cs="Arial"/>
            <w:sz w:val="22"/>
            <w:szCs w:val="22"/>
          </w:rPr>
          <w:t xml:space="preserve"> </w:t>
        </w:r>
      </w:ins>
      <w:r>
        <w:rPr>
          <w:rFonts w:ascii="Arial" w:hAnsi="Arial" w:eastAsia="Arial" w:cs="Arial"/>
          <w:sz w:val="22"/>
          <w:szCs w:val="22"/>
        </w:rPr>
        <w:t xml:space="preserve">It documents them. </w:t>
      </w:r>
      <w:ins w:id="61" w:author="golem1" w:date="2026-04-29T02:32:09Z" oouserid="golem1">
        <w:r>
          <w:rPr>
            <w:rFonts w:ascii="Arial" w:hAnsi="Arial" w:eastAsia="Arial" w:cs="Arial"/>
            <w:sz w:val="22"/>
            <w:szCs w:val="22"/>
          </w:rPr>
          <w:t xml:space="preserve"> </w:t>
        </w:r>
      </w:ins>
      <w:r>
        <w:rPr>
          <w:rFonts w:ascii="Arial" w:hAnsi="Arial" w:eastAsia="Arial" w:cs="Arial"/>
          <w:sz w:val="22"/>
          <w:szCs w:val="22"/>
        </w:rPr>
        <w:t xml:space="preserve">A citizen reading about immigra</w:t>
      </w:r>
      <w:r>
        <w:rPr>
          <w:rFonts w:ascii="Arial" w:hAnsi="Arial" w:eastAsia="Arial" w:cs="Arial"/>
          <w:sz w:val="22"/>
          <w:szCs w:val="22"/>
        </w:rPr>
        <w:t xml:space="preserve">tion policy in Cuba, land rights in Venezuela, or municipal zoning in Philadelphia will encounter the strongest versions of opposing arguments — not a sanitized both-sides-ism, but a rigorous, sourced, structured presentation of genuine civic disagreement.</w:t>
      </w:r>
      <w:r/>
    </w:p>
    <w:p>
      <w:pPr>
        <w:pBdr/>
        <w:spacing w:after="120" w:before="120"/>
        <w:ind/>
        <w:jc w:val="both"/>
        <w:rPr/>
      </w:pPr>
      <w:r>
        <w:rPr>
          <w:rFonts w:ascii="Arial" w:hAnsi="Arial" w:eastAsia="Arial" w:cs="Arial"/>
          <w:sz w:val="22"/>
          <w:szCs w:val="22"/>
        </w:rPr>
        <w:t xml:space="preserve">AI moderation, not AI replacement. </w:t>
      </w:r>
      <w:ins w:id="62" w:author="golem1" w:date="2026-04-29T02:33:49Z" oouserid="golem1">
        <w:r>
          <w:rPr>
            <w:rFonts w:ascii="Arial" w:hAnsi="Arial" w:eastAsia="Arial" w:cs="Arial"/>
            <w:sz w:val="22"/>
            <w:szCs w:val="22"/>
          </w:rPr>
          <w:t xml:space="preserve"> </w:t>
        </w:r>
      </w:ins>
      <w:r>
        <w:rPr>
          <w:rFonts w:ascii="Arial" w:hAnsi="Arial" w:eastAsia="Arial" w:cs="Arial"/>
          <w:sz w:val="22"/>
          <w:szCs w:val="22"/>
        </w:rPr>
        <w:t xml:space="preserve">FORA uses artificial intelligence to assist citizens in navigating complex civic information, to moderate discourse for civility and relevance, and to surface connections between local issues</w:t>
      </w:r>
      <w:r>
        <w:rPr>
          <w:rFonts w:ascii="Arial" w:hAnsi="Arial" w:eastAsia="Arial" w:cs="Arial"/>
          <w:sz w:val="22"/>
          <w:szCs w:val="22"/>
        </w:rPr>
        <w:t xml:space="preserve"> and global patterns. </w:t>
      </w:r>
      <w:ins w:id="63" w:author="golem1" w:date="2026-04-29T02:35:50Z" oouserid="golem1">
        <w:r>
          <w:rPr>
            <w:rFonts w:ascii="Arial" w:hAnsi="Arial" w:eastAsia="Arial" w:cs="Arial"/>
            <w:sz w:val="22"/>
            <w:szCs w:val="22"/>
          </w:rPr>
          <w:t xml:space="preserve"> </w:t>
        </w:r>
      </w:ins>
      <w:r>
        <w:rPr>
          <w:rFonts w:ascii="Arial" w:hAnsi="Arial" w:eastAsia="Arial" w:cs="Arial"/>
          <w:sz w:val="22"/>
          <w:szCs w:val="22"/>
        </w:rPr>
        <w:t xml:space="preserve">It does not use AI to generate political positions, manufacture civic content, or replace the human judgment that democratic deliberation requires. </w:t>
      </w:r>
      <w:ins w:id="64" w:author="golem1" w:date="2026-04-29T02:38:46Z" oouserid="golem1">
        <w:r>
          <w:rPr>
            <w:rFonts w:ascii="Arial" w:hAnsi="Arial" w:eastAsia="Arial" w:cs="Arial"/>
            <w:sz w:val="22"/>
            <w:szCs w:val="22"/>
          </w:rPr>
          <w:t xml:space="preserve"> </w:t>
        </w:r>
      </w:ins>
      <w:r>
        <w:rPr>
          <w:rFonts w:ascii="Arial" w:hAnsi="Arial" w:eastAsia="Arial" w:cs="Arial"/>
          <w:sz w:val="22"/>
          <w:szCs w:val="22"/>
        </w:rPr>
        <w:t xml:space="preserve">The platform's AI is a tool in service of human civic agency, not a substitute for it.</w:t>
      </w:r>
      <w:r/>
    </w:p>
    <w:p>
      <w:pPr>
        <w:pBdr/>
        <w:spacing w:after="120" w:before="120"/>
        <w:ind/>
        <w:jc w:val="both"/>
        <w:rPr/>
      </w:pPr>
      <w:r>
        <w:rPr>
          <w:rFonts w:ascii="Arial" w:hAnsi="Arial" w:eastAsia="Arial" w:cs="Arial"/>
          <w:sz w:val="22"/>
          <w:szCs w:val="22"/>
        </w:rPr>
        <w:t xml:space="preserve">Accountability over convenience.</w:t>
      </w:r>
      <w:ins w:id="65" w:author="golem1" w:date="2026-04-29T02:38:59Z" oouserid="golem1">
        <w:r>
          <w:rPr>
            <w:rFonts w:ascii="Arial" w:hAnsi="Arial" w:eastAsia="Arial" w:cs="Arial"/>
            <w:sz w:val="22"/>
            <w:szCs w:val="22"/>
          </w:rPr>
          <w:t xml:space="preserve">  </w:t>
        </w:r>
      </w:ins>
      <w:r>
        <w:rPr>
          <w:rFonts w:ascii="Arial" w:hAnsi="Arial" w:eastAsia="Arial" w:cs="Arial"/>
          <w:sz w:val="22"/>
          <w:szCs w:val="22"/>
        </w:rPr>
        <w:t xml:space="preserve"> FORA chooses accuracy over speed, sourced data over speculation, and documented records over</w:t>
      </w:r>
      <w:r>
        <w:rPr>
          <w:rFonts w:ascii="Arial" w:hAnsi="Arial" w:eastAsia="Arial" w:cs="Arial"/>
          <w:sz w:val="22"/>
          <w:szCs w:val="22"/>
        </w:rPr>
        <w:t xml:space="preserve"> impressionistic summaries. </w:t>
      </w:r>
      <w:ins w:id="66" w:author="golem1" w:date="2026-04-29T02:39:25Z" oouserid="golem1">
        <w:r>
          <w:rPr>
            <w:rFonts w:ascii="Arial" w:hAnsi="Arial" w:eastAsia="Arial" w:cs="Arial"/>
            <w:sz w:val="22"/>
            <w:szCs w:val="22"/>
          </w:rPr>
          <w:t xml:space="preserve"> </w:t>
        </w:r>
      </w:ins>
      <w:r>
        <w:rPr>
          <w:rFonts w:ascii="Arial" w:hAnsi="Arial" w:eastAsia="Arial" w:cs="Arial"/>
          <w:sz w:val="22"/>
          <w:szCs w:val="22"/>
        </w:rPr>
        <w:t xml:space="preserve">When information is unavailable or contested, the platform says so explicitly rather than filling the gap with approximation. </w:t>
      </w:r>
      <w:ins w:id="67" w:author="golem1" w:date="2026-04-29T02:41:28Z" oouserid="golem1">
        <w:r>
          <w:rPr>
            <w:rFonts w:ascii="Arial" w:hAnsi="Arial" w:eastAsia="Arial" w:cs="Arial"/>
            <w:sz w:val="22"/>
            <w:szCs w:val="22"/>
          </w:rPr>
          <w:t xml:space="preserve"> </w:t>
        </w:r>
      </w:ins>
      <w:r>
        <w:rPr>
          <w:rFonts w:ascii="Arial" w:hAnsi="Arial" w:eastAsia="Arial" w:cs="Arial"/>
          <w:sz w:val="22"/>
          <w:szCs w:val="22"/>
        </w:rPr>
        <w:t xml:space="preserve">This discipline — the refusal to perform knowledge the platform does not have — is itself a civic act.</w:t>
      </w:r>
      <w:r/>
    </w:p>
    <w:p>
      <w:pPr>
        <w:pBdr>
          <w:bottom w:val="single" w:color="b8860b" w:sz="4" w:space="1"/>
        </w:pBdr>
        <w:spacing w:after="200" w:before="200"/>
        <w:ind/>
        <w:rPr/>
      </w:pPr>
      <w:r/>
      <w:r/>
    </w:p>
    <w:p>
      <w:pPr>
        <w:pStyle w:val="722"/>
        <w:pBdr/>
        <w:spacing w:after="160" w:before="320"/>
        <w:ind/>
        <w:rPr/>
      </w:pPr>
      <w:r>
        <w:rPr>
          <w:rFonts w:ascii="Arial" w:hAnsi="Arial" w:eastAsia="Arial" w:cs="Arial"/>
          <w:b/>
          <w:bCs/>
          <w:color w:val="1b3a6b"/>
          <w:sz w:val="28"/>
          <w:szCs w:val="28"/>
        </w:rPr>
        <w:t xml:space="preserve">The International Scope: Built for the World's Hardest Environments</w:t>
      </w:r>
      <w:r/>
    </w:p>
    <w:p>
      <w:pPr>
        <w:pBdr/>
        <w:spacing w:after="120" w:before="120"/>
        <w:ind/>
        <w:jc w:val="both"/>
        <w:rPr/>
      </w:pPr>
      <w:r>
        <w:rPr>
          <w:rFonts w:ascii="Arial" w:hAnsi="Arial" w:eastAsia="Arial" w:cs="Arial"/>
          <w:sz w:val="22"/>
          <w:szCs w:val="22"/>
        </w:rPr>
        <w:t xml:space="preserve">FORA's Philadelphia deployment is a proof of concept. The platform's architecture was designed from the beginning for global scale — not as a </w:t>
      </w:r>
      <w:r>
        <w:rPr>
          <w:rFonts w:ascii="Arial" w:hAnsi="Arial" w:eastAsia="Arial" w:cs="Arial"/>
          <w:sz w:val="22"/>
          <w:szCs w:val="22"/>
        </w:rPr>
        <w:t xml:space="preserve">future aspiration, but as a present structural reality. Every data model, every jurisdiction entity, every language configuration in FORA's system is built to accommodate the full range of political environments in which citizens need civic infrastructure.</w:t>
      </w:r>
      <w:r/>
    </w:p>
    <w:p>
      <w:pPr>
        <w:pBdr/>
        <w:spacing w:after="120" w:before="120"/>
        <w:ind/>
        <w:jc w:val="both"/>
        <w:rPr/>
      </w:pPr>
      <w:r>
        <w:rPr>
          <w:rFonts w:ascii="Arial" w:hAnsi="Arial" w:eastAsia="Arial" w:cs="Arial"/>
          <w:sz w:val="22"/>
          <w:szCs w:val="22"/>
        </w:rPr>
        <w:t xml:space="preserve">The jurisdictions FORA prioritizes for international expansion are precisely those where civic infrastructure is most absent and its absence is most consequential. Cuba'</w:t>
      </w:r>
      <w:r>
        <w:rPr>
          <w:rFonts w:ascii="Arial" w:hAnsi="Arial" w:eastAsia="Arial" w:cs="Arial"/>
          <w:sz w:val="22"/>
          <w:szCs w:val="22"/>
        </w:rPr>
        <w:t xml:space="preserve">s one-party system concentrates power in ways that leave ordinary citizens with almost no access to structured civic information. Venezuela's constitutional crisis, hyperinflation, and governance collapse have severed the connection between citizens and in</w:t>
      </w:r>
      <w:r>
        <w:rPr>
          <w:rFonts w:ascii="Arial" w:hAnsi="Arial" w:eastAsia="Arial" w:cs="Arial"/>
          <w:sz w:val="22"/>
          <w:szCs w:val="22"/>
        </w:rPr>
        <w:t xml:space="preserve">stitutions. Nicaragua's democratic backsliding has eliminated most independent civic media. Belarus, Myanmar, Russia, and Iran present variants of the same structural problem: governments that have monopolized civic information as an instrument of control.</w:t>
      </w:r>
      <w:r/>
    </w:p>
    <w:p>
      <w:pPr>
        <w:pBdr/>
        <w:spacing w:after="120" w:before="120"/>
        <w:ind/>
        <w:jc w:val="both"/>
        <w:rPr/>
      </w:pPr>
      <w:r>
        <w:rPr>
          <w:rFonts w:ascii="Arial" w:hAnsi="Arial" w:eastAsia="Arial" w:cs="Arial"/>
          <w:sz w:val="22"/>
          <w:szCs w:val="22"/>
        </w:rPr>
        <w:t xml:space="preserve">FORA's approach to these environments is not confrontational. The platform does not advocate for regime change, support political parties, or take positions on contested sovereignty questions. It documents</w:t>
      </w:r>
      <w:r>
        <w:rPr>
          <w:rFonts w:ascii="Arial" w:hAnsi="Arial" w:eastAsia="Arial" w:cs="Arial"/>
          <w:sz w:val="22"/>
          <w:szCs w:val="22"/>
        </w:rPr>
        <w:t xml:space="preserve"> what is documentable, maps what is mappable, and gives citizens the same structural access to their own government's information that citizens in open democracies take for granted. A Cuban citizen using FORA should be able to see the structure of the Nati</w:t>
      </w:r>
      <w:r>
        <w:rPr>
          <w:rFonts w:ascii="Arial" w:hAnsi="Arial" w:eastAsia="Arial" w:cs="Arial"/>
          <w:sz w:val="22"/>
          <w:szCs w:val="22"/>
        </w:rPr>
        <w:t xml:space="preserve">onal Assembly, the record of their local delegate, and the text of legislation affecting their daily life — presented without editorial distortion, in their own language, on a platform that does not require them to navigate government censorship to access.</w:t>
      </w:r>
      <w:r/>
    </w:p>
    <w:p>
      <w:pPr>
        <w:pBdr/>
        <w:spacing w:after="120" w:before="120"/>
        <w:ind/>
        <w:jc w:val="both"/>
        <w:rPr/>
      </w:pPr>
      <w:r>
        <w:rPr>
          <w:rFonts w:ascii="Arial" w:hAnsi="Arial" w:eastAsia="Arial" w:cs="Arial"/>
          <w:sz w:val="22"/>
          <w:szCs w:val="22"/>
        </w:rPr>
        <w:t xml:space="preserve">FORA's jurisdiction architecture supports mu</w:t>
      </w:r>
      <w:r>
        <w:rPr>
          <w:rFonts w:ascii="Arial" w:hAnsi="Arial" w:eastAsia="Arial" w:cs="Arial"/>
          <w:sz w:val="22"/>
          <w:szCs w:val="22"/>
        </w:rPr>
        <w:t xml:space="preserve">ltiple languages natively, with right-to-left rendering for Arabic and Persian, indigenous language support for tribal jurisdictions, and a translation layer that preserves civic terminology in its local form — not standardized to American English but rend</w:t>
      </w:r>
      <w:r>
        <w:rPr>
          <w:rFonts w:ascii="Arial" w:hAnsi="Arial" w:eastAsia="Arial" w:cs="Arial"/>
          <w:sz w:val="22"/>
          <w:szCs w:val="22"/>
        </w:rPr>
        <w:t xml:space="preserve">ered in the language citizens actually use to describe their own government. A neighborhood association in Philadelphia is an RCO. In New York it is a Community Board. In Washington it is an ANC. FORA speaks the local civic language everywhere it operates.</w:t>
      </w:r>
      <w:r/>
    </w:p>
    <w:p>
      <w:pPr>
        <w:pBdr/>
        <w:spacing w:after="120" w:before="120"/>
        <w:ind/>
        <w:jc w:val="both"/>
        <w:rPr/>
      </w:pPr>
      <w:r>
        <w:rPr>
          <w:rFonts w:ascii="Arial" w:hAnsi="Arial" w:eastAsia="Arial" w:cs="Arial"/>
          <w:sz w:val="22"/>
          <w:szCs w:val="22"/>
        </w:rPr>
        <w:t xml:space="preserve">The platform's data model has been designed to represent not only formal democratic governments but the full range of political entities that exercise power over human lives — including non-state actors, unrecognized polities, international</w:t>
      </w:r>
      <w:r>
        <w:rPr>
          <w:rFonts w:ascii="Arial" w:hAnsi="Arial" w:eastAsia="Arial" w:cs="Arial"/>
          <w:sz w:val="22"/>
          <w:szCs w:val="22"/>
        </w:rPr>
        <w:t xml:space="preserve"> bodies, and organizations that operate outside formal governmental structures. This is not moral equivalence. It is recognition that civic intelligence requires understanding the full architecture of power, not only the parts that are formally legitimate.</w:t>
      </w:r>
      <w:r/>
    </w:p>
    <w:p>
      <w:pPr>
        <w:pBdr>
          <w:bottom w:val="single" w:color="b8860b" w:sz="4" w:space="1"/>
        </w:pBdr>
        <w:spacing w:after="200" w:before="200"/>
        <w:ind/>
        <w:rPr/>
      </w:pPr>
      <w:r/>
      <w:r/>
    </w:p>
    <w:p>
      <w:pPr>
        <w:pStyle w:val="722"/>
        <w:pBdr/>
        <w:spacing w:after="160" w:before="320"/>
        <w:ind/>
        <w:rPr/>
      </w:pPr>
      <w:r>
        <w:rPr>
          <w:rFonts w:ascii="Arial" w:hAnsi="Arial" w:eastAsia="Arial" w:cs="Arial"/>
          <w:b/>
          <w:bCs/>
          <w:color w:val="1b3a6b"/>
          <w:sz w:val="28"/>
          <w:szCs w:val="28"/>
        </w:rPr>
        <w:t xml:space="preserve">The Business Model: Sustainable Civic Infrastructure</w:t>
      </w:r>
      <w:r/>
    </w:p>
    <w:p>
      <w:pPr>
        <w:pBdr/>
        <w:spacing w:after="120" w:before="120"/>
        <w:ind/>
        <w:jc w:val="both"/>
        <w:rPr/>
      </w:pPr>
      <w:r>
        <w:rPr>
          <w:rFonts w:ascii="Arial" w:hAnsi="Arial" w:eastAsia="Arial" w:cs="Arial"/>
          <w:sz w:val="22"/>
          <w:szCs w:val="22"/>
        </w:rPr>
        <w:t xml:space="preserve">FORA's long-term financial sustainability is built into its design. The platform operates what might be described as a civic marketplace model: civic infrastructure is free foreve</w:t>
      </w:r>
      <w:r>
        <w:rPr>
          <w:rFonts w:ascii="Arial" w:hAnsi="Arial" w:eastAsia="Arial" w:cs="Arial"/>
          <w:sz w:val="22"/>
          <w:szCs w:val="22"/>
        </w:rPr>
        <w:t xml:space="preserve">r for citizens, governments, and civic organizations. Professionals — lawyers, architects, engineers, contractors, and other licensed practitioners — pay per transaction or through subscription to operate within a platform where their clients already live.</w:t>
      </w:r>
      <w:r/>
    </w:p>
    <w:p>
      <w:pPr>
        <w:pBdr/>
        <w:spacing w:after="120" w:before="120"/>
        <w:ind/>
        <w:jc w:val="both"/>
        <w:rPr/>
      </w:pPr>
      <w:r>
        <w:rPr>
          <w:rFonts w:ascii="Arial" w:hAnsi="Arial" w:eastAsia="Arial" w:cs="Arial"/>
          <w:sz w:val="22"/>
          <w:szCs w:val="22"/>
        </w:rPr>
        <w:t xml:space="preserve">This model serves the civic mission directly. It means that FORA's revenue is generated by the professional economy that benefits from civic infrastructure — not by monetizing civic informatio</w:t>
      </w:r>
      <w:r>
        <w:rPr>
          <w:rFonts w:ascii="Arial" w:hAnsi="Arial" w:eastAsia="Arial" w:cs="Arial"/>
          <w:sz w:val="22"/>
          <w:szCs w:val="22"/>
        </w:rPr>
        <w:t xml:space="preserve">n itself. The platform carries no advertising on civic content, does not sell user data, and does not offer paid visibility to officials or organizations. The business model makes these commitments financially sustainable rather than aspirationally stated.</w:t>
      </w:r>
      <w:r/>
    </w:p>
    <w:p>
      <w:pPr>
        <w:pBdr/>
        <w:spacing w:after="120" w:before="120"/>
        <w:ind/>
        <w:jc w:val="both"/>
        <w:rPr/>
      </w:pPr>
      <w:r>
        <w:rPr>
          <w:rFonts w:ascii="Arial" w:hAnsi="Arial" w:eastAsia="Arial" w:cs="Arial"/>
          <w:sz w:val="22"/>
          <w:szCs w:val="22"/>
        </w:rPr>
        <w:t xml:space="preserve">Grant funding from organizations like the National Endowment for Democracy serves a specific an</w:t>
      </w:r>
      <w:r>
        <w:rPr>
          <w:rFonts w:ascii="Arial" w:hAnsi="Arial" w:eastAsia="Arial" w:cs="Arial"/>
          <w:sz w:val="22"/>
          <w:szCs w:val="22"/>
        </w:rPr>
        <w:t xml:space="preserve">d time-limited function in FORA's financial model: accelerating the platform's expansion into civic environments where the professional marketplace does not yet exist and where the investment required to build civic infrastructure exceeds what early commer</w:t>
      </w:r>
      <w:r>
        <w:rPr>
          <w:rFonts w:ascii="Arial" w:hAnsi="Arial" w:eastAsia="Arial" w:cs="Arial"/>
          <w:sz w:val="22"/>
          <w:szCs w:val="22"/>
        </w:rPr>
        <w:t xml:space="preserve">cial revenue can support. Cuba, Venezuela, and other restricted civic environments represent exactly this category — high civic need, limited commercial economy, and significant infrastructure investment required before any marketplace revenue is possible.</w:t>
      </w:r>
      <w:r/>
    </w:p>
    <w:p>
      <w:pPr>
        <w:pBdr/>
        <w:spacing w:after="120" w:before="120"/>
        <w:ind/>
        <w:jc w:val="both"/>
        <w:rPr/>
      </w:pPr>
      <w:r>
        <w:rPr>
          <w:rFonts w:ascii="Arial" w:hAnsi="Arial" w:eastAsia="Arial" w:cs="Arial"/>
          <w:sz w:val="22"/>
          <w:szCs w:val="22"/>
        </w:rPr>
        <w:t xml:space="preserve">FORA seeks NED support not as a permanent operating subsidy but as the catalytic invest</w:t>
      </w:r>
      <w:r>
        <w:rPr>
          <w:rFonts w:ascii="Arial" w:hAnsi="Arial" w:eastAsia="Arial" w:cs="Arial"/>
          <w:sz w:val="22"/>
          <w:szCs w:val="22"/>
        </w:rPr>
        <w:t xml:space="preserve">ment that makes the international civic infrastructure buildout financially feasible while the platform's commercial operations in open markets generate the revenue that will sustain it long-term. The architecture is already built. The data models are desi</w:t>
      </w:r>
      <w:r>
        <w:rPr>
          <w:rFonts w:ascii="Arial" w:hAnsi="Arial" w:eastAsia="Arial" w:cs="Arial"/>
          <w:sz w:val="22"/>
          <w:szCs w:val="22"/>
        </w:rPr>
        <w:t xml:space="preserve">gned. The jurisdiction framework is ready. What NED funding enables is the sourcing, verification, translation, and publication of the civic information that citizens in restricted environments need — and the local partnerships that ensure it reaches them.</w:t>
      </w:r>
      <w:r/>
    </w:p>
    <w:p>
      <w:pPr>
        <w:pBdr>
          <w:bottom w:val="single" w:color="b8860b" w:sz="4" w:space="1"/>
        </w:pBdr>
        <w:spacing w:after="200" w:before="200"/>
        <w:ind/>
        <w:rPr/>
      </w:pPr>
      <w:r/>
      <w:r/>
    </w:p>
    <w:p>
      <w:pPr>
        <w:pStyle w:val="722"/>
        <w:pBdr/>
        <w:spacing w:after="160" w:before="320"/>
        <w:ind/>
        <w:rPr/>
      </w:pPr>
      <w:r>
        <w:rPr>
          <w:rFonts w:ascii="Arial" w:hAnsi="Arial" w:eastAsia="Arial" w:cs="Arial"/>
          <w:b/>
          <w:bCs/>
          <w:color w:val="1b3a6b"/>
          <w:sz w:val="28"/>
          <w:szCs w:val="28"/>
        </w:rPr>
        <w:t xml:space="preserve">What Success Looks Like</w:t>
      </w:r>
      <w:r/>
    </w:p>
    <w:p>
      <w:pPr>
        <w:pBdr/>
        <w:spacing w:after="120" w:before="120"/>
        <w:ind/>
        <w:jc w:val="both"/>
        <w:rPr/>
      </w:pPr>
      <w:r>
        <w:rPr>
          <w:rFonts w:ascii="Arial" w:hAnsi="Arial" w:eastAsia="Arial" w:cs="Arial"/>
          <w:sz w:val="22"/>
          <w:szCs w:val="22"/>
        </w:rPr>
        <w:t xml:space="preserve">FORA measures its mission success not in pageviews or engagement metrics but in civic outcomes. The platform's goal is a world in which ordinary citizens — regardle</w:t>
      </w:r>
      <w:r>
        <w:rPr>
          <w:rFonts w:ascii="Arial" w:hAnsi="Arial" w:eastAsia="Arial" w:cs="Arial"/>
          <w:sz w:val="22"/>
          <w:szCs w:val="22"/>
        </w:rPr>
        <w:t xml:space="preserve">ss of the political environment they inhabit, regardless of their economic status or educational background, regardless of the language they speak — have access to accurate, structured, actionable information about the institutions that govern their lives.</w:t>
      </w:r>
      <w:r/>
    </w:p>
    <w:p>
      <w:pPr>
        <w:pBdr/>
        <w:spacing w:after="120" w:before="120"/>
        <w:ind/>
        <w:jc w:val="both"/>
        <w:rPr/>
      </w:pPr>
      <w:r>
        <w:rPr>
          <w:rFonts w:ascii="Arial" w:hAnsi="Arial" w:eastAsia="Arial" w:cs="Arial"/>
          <w:sz w:val="22"/>
          <w:szCs w:val="22"/>
        </w:rPr>
        <w:t xml:space="preserve">In Cuba, success means a citizen in Havana can look up their National Assembly delegate, re</w:t>
      </w:r>
      <w:r>
        <w:rPr>
          <w:rFonts w:ascii="Arial" w:hAnsi="Arial" w:eastAsia="Arial" w:cs="Arial"/>
          <w:sz w:val="22"/>
          <w:szCs w:val="22"/>
        </w:rPr>
        <w:t xml:space="preserve">ad the text of a housing regulation, and find a structured explanation of the constitutional limits on executive power — in Spanish, on a platform that does not require them to access blocked foreign media or navigate state-controlled information channels.</w:t>
      </w:r>
      <w:r/>
    </w:p>
    <w:p>
      <w:pPr>
        <w:pBdr/>
        <w:spacing w:after="120" w:before="120"/>
        <w:ind/>
        <w:jc w:val="both"/>
        <w:rPr/>
      </w:pPr>
      <w:r>
        <w:rPr>
          <w:rFonts w:ascii="Arial" w:hAnsi="Arial" w:eastAsia="Arial" w:cs="Arial"/>
          <w:sz w:val="22"/>
          <w:szCs w:val="22"/>
        </w:rPr>
        <w:t xml:space="preserve">In Venezuela, success means a citizen in Caracas can see the documented record of their local governm</w:t>
      </w:r>
      <w:r>
        <w:rPr>
          <w:rFonts w:ascii="Arial" w:hAnsi="Arial" w:eastAsia="Arial" w:cs="Arial"/>
          <w:sz w:val="22"/>
          <w:szCs w:val="22"/>
        </w:rPr>
        <w:t xml:space="preserve">ent's budget, track the legislation that determines their access to public services, and connect with community organizations navigating the same civic terrain — on a platform that treats their participation as legitimate and their intelligence as capable.</w:t>
      </w:r>
      <w:r/>
    </w:p>
    <w:p>
      <w:pPr>
        <w:pBdr/>
        <w:spacing w:after="120" w:before="120"/>
        <w:ind/>
        <w:jc w:val="both"/>
        <w:rPr/>
      </w:pPr>
      <w:r>
        <w:rPr>
          <w:rFonts w:ascii="Arial" w:hAnsi="Arial" w:eastAsia="Arial" w:cs="Arial"/>
          <w:sz w:val="22"/>
          <w:szCs w:val="22"/>
        </w:rPr>
        <w:t xml:space="preserve">In Philadelphia — FORA's current deployment and ongoing proof of concept — success means a resident in any neighborhood can see every official who represents them at every level of government, read</w:t>
      </w:r>
      <w:r>
        <w:rPr>
          <w:rFonts w:ascii="Arial" w:hAnsi="Arial" w:eastAsia="Arial" w:cs="Arial"/>
          <w:sz w:val="22"/>
          <w:szCs w:val="22"/>
        </w:rPr>
        <w:t xml:space="preserve"> a plain-language summary of any bill that affects their community, and engage in structured civic discourse with their neighbors and their representatives without needing a law degree, a political connection, or a media platform to make their voice heard.</w:t>
      </w:r>
      <w:r/>
    </w:p>
    <w:p>
      <w:pPr>
        <w:pBdr/>
        <w:spacing w:after="120" w:before="120"/>
        <w:ind/>
        <w:jc w:val="both"/>
        <w:rPr/>
      </w:pPr>
      <w:r>
        <w:rPr>
          <w:rFonts w:ascii="Arial" w:hAnsi="Arial" w:eastAsia="Arial" w:cs="Arial"/>
          <w:sz w:val="22"/>
          <w:szCs w:val="22"/>
        </w:rPr>
        <w:t xml:space="preserve">This is the charitable mission of FORA: to give every person on earth the civic infrastructure they need to participate in their own governance with dignity, accuracy, and purpose. The platform is live. The architecture is ready. The world is waiting.</w:t>
      </w:r>
      <w:r/>
    </w:p>
    <w:p>
      <w:pPr>
        <w:pBdr>
          <w:bottom w:val="single" w:color="b8860b" w:sz="4" w:space="1"/>
        </w:pBdr>
        <w:spacing w:after="200" w:before="200"/>
        <w:ind/>
        <w:rPr/>
      </w:pPr>
      <w:r/>
      <w:r/>
    </w:p>
    <w:p>
      <w:pPr>
        <w:pBdr/>
        <w:spacing w:after="0" w:before="320"/>
        <w:ind/>
        <w:jc w:val="center"/>
        <w:rPr/>
      </w:pPr>
      <w:r>
        <w:rPr>
          <w:rFonts w:ascii="Arial" w:hAnsi="Arial" w:eastAsia="Arial" w:cs="Arial"/>
          <w:i/>
          <w:iCs/>
          <w:color w:val="8a9ab8"/>
          <w:sz w:val="20"/>
          <w:szCs w:val="20"/>
        </w:rPr>
        <w:t xml:space="preserve">FORA · fora.center</w:t>
      </w:r>
      <w:r/>
    </w:p>
    <w:p>
      <w:pPr>
        <w:pBdr/>
        <w:spacing w:after="0" w:before="80"/>
        <w:ind/>
        <w:jc w:val="center"/>
        <w:rPr/>
      </w:pPr>
      <w:r>
        <w:rPr>
          <w:rFonts w:ascii="Arial" w:hAnsi="Arial" w:eastAsia="Arial" w:cs="Arial"/>
          <w:color w:val="8a9ab8"/>
          <w:sz w:val="18"/>
          <w:szCs w:val="18"/>
        </w:rPr>
        <w:t xml:space="preserve">Charitable Mission Statement · NED Grant Application · Confidential Draft</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052">
    <w:panose1 w:val="000005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0"/>
    <w:uiPriority w:val="9"/>
    <w:pPr>
      <w:pBdr/>
      <w:spacing/>
      <w:ind/>
    </w:pPr>
    <w:rPr>
      <w:rFonts w:ascii="Arial" w:hAnsi="Arial" w:eastAsia="Arial" w:cs="Arial"/>
      <w:i/>
      <w:iCs/>
      <w:color w:val="0f4761" w:themeColor="accent1" w:themeShade="BF"/>
    </w:rPr>
  </w:style>
  <w:style w:type="character" w:styleId="154">
    <w:name w:val="Heading 5 Char"/>
    <w:basedOn w:val="148"/>
    <w:link w:val="711"/>
    <w:uiPriority w:val="9"/>
    <w:pPr>
      <w:pBdr/>
      <w:spacing/>
      <w:ind/>
    </w:pPr>
    <w:rPr>
      <w:rFonts w:ascii="Arial" w:hAnsi="Arial" w:eastAsia="Arial" w:cs="Arial"/>
      <w:color w:val="0f4761" w:themeColor="accent1" w:themeShade="BF"/>
    </w:rPr>
  </w:style>
  <w:style w:type="character" w:styleId="155">
    <w:name w:val="Heading 6 Char"/>
    <w:basedOn w:val="148"/>
    <w:link w:val="71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6"/>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6">
    <w:name w:val="Title"/>
    <w:qFormat/>
    <w:pPr>
      <w:pBdr/>
      <w:spacing/>
      <w:ind/>
    </w:pPr>
    <w:rPr>
      <w:sz w:val="56"/>
      <w:szCs w:val="56"/>
    </w:rPr>
  </w:style>
  <w:style w:type="paragraph" w:styleId="709">
    <w:name w:val="Heading 3"/>
    <w:qFormat/>
    <w:pPr>
      <w:pBdr/>
      <w:spacing/>
      <w:ind/>
    </w:pPr>
    <w:rPr>
      <w:color w:val="1f4d78"/>
      <w:sz w:val="24"/>
      <w:szCs w:val="24"/>
    </w:rPr>
  </w:style>
  <w:style w:type="paragraph" w:styleId="710">
    <w:name w:val="Heading 4"/>
    <w:qFormat/>
    <w:pPr>
      <w:pBdr/>
      <w:spacing/>
      <w:ind/>
    </w:pPr>
    <w:rPr>
      <w:i/>
      <w:iCs/>
      <w:color w:val="2e74b5"/>
    </w:rPr>
  </w:style>
  <w:style w:type="paragraph" w:styleId="711">
    <w:name w:val="Heading 5"/>
    <w:qFormat/>
    <w:pPr>
      <w:pBdr/>
      <w:spacing/>
      <w:ind/>
    </w:pPr>
    <w:rPr>
      <w:color w:val="2e74b5"/>
    </w:rPr>
  </w:style>
  <w:style w:type="paragraph" w:styleId="712">
    <w:name w:val="Heading 6"/>
    <w:qFormat/>
    <w:pPr>
      <w:pBdr/>
      <w:spacing/>
      <w:ind/>
    </w:pPr>
    <w:rPr>
      <w:color w:val="1f4d78"/>
    </w:rPr>
  </w:style>
  <w:style w:type="paragraph" w:styleId="713">
    <w:name w:val="Strong"/>
    <w:qFormat/>
    <w:pPr>
      <w:pBdr/>
      <w:spacing/>
      <w:ind/>
    </w:pPr>
    <w:rPr>
      <w:b/>
      <w:bCs/>
    </w:rPr>
  </w:style>
  <w:style w:type="paragraph" w:styleId="714">
    <w:name w:val="List Paragraph"/>
    <w:qFormat/>
    <w:pPr>
      <w:pBdr/>
      <w:spacing/>
      <w:ind/>
    </w:pPr>
  </w:style>
  <w:style w:type="character" w:styleId="715">
    <w:name w:val="Hyperlink"/>
    <w:uiPriority w:val="99"/>
    <w:unhideWhenUsed/>
    <w:pPr>
      <w:pBdr/>
      <w:spacing/>
      <w:ind/>
    </w:pPr>
    <w:rPr>
      <w:color w:val="0563c1"/>
      <w:u w:val="single"/>
    </w:rPr>
  </w:style>
  <w:style w:type="character" w:styleId="716">
    <w:name w:val="footnote reference"/>
    <w:uiPriority w:val="99"/>
    <w:semiHidden/>
    <w:unhideWhenUsed/>
    <w:pPr>
      <w:pBdr/>
      <w:spacing/>
      <w:ind/>
    </w:pPr>
    <w:rPr>
      <w:vertAlign w:val="superscript"/>
    </w:rPr>
  </w:style>
  <w:style w:type="paragraph" w:styleId="717">
    <w:name w:val="footnote text"/>
    <w:link w:val="718"/>
    <w:uiPriority w:val="99"/>
    <w:semiHidden/>
    <w:unhideWhenUsed/>
    <w:pPr>
      <w:pBdr/>
      <w:spacing w:after="0" w:line="240" w:lineRule="auto"/>
      <w:ind/>
    </w:pPr>
    <w:rPr>
      <w:sz w:val="20"/>
      <w:szCs w:val="20"/>
    </w:rPr>
  </w:style>
  <w:style w:type="character" w:styleId="718">
    <w:name w:val="Footnote Text Char"/>
    <w:link w:val="717"/>
    <w:uiPriority w:val="99"/>
    <w:semiHidden/>
    <w:unhideWhenUsed/>
    <w:pPr>
      <w:pBdr/>
      <w:spacing/>
      <w:ind/>
    </w:pPr>
    <w:rPr>
      <w:sz w:val="20"/>
      <w:szCs w:val="20"/>
    </w:rPr>
  </w:style>
  <w:style w:type="character" w:styleId="719">
    <w:name w:val="endnote reference"/>
    <w:uiPriority w:val="99"/>
    <w:semiHidden/>
    <w:unhideWhenUsed/>
    <w:pPr>
      <w:pBdr/>
      <w:spacing/>
      <w:ind/>
    </w:pPr>
    <w:rPr>
      <w:vertAlign w:val="superscript"/>
    </w:rPr>
  </w:style>
  <w:style w:type="paragraph" w:styleId="720">
    <w:name w:val="endnote text"/>
    <w:link w:val="721"/>
    <w:uiPriority w:val="99"/>
    <w:semiHidden/>
    <w:unhideWhenUsed/>
    <w:pPr>
      <w:pBdr/>
      <w:spacing w:after="0" w:line="240" w:lineRule="auto"/>
      <w:ind/>
    </w:pPr>
    <w:rPr>
      <w:sz w:val="20"/>
      <w:szCs w:val="20"/>
    </w:rPr>
  </w:style>
  <w:style w:type="character" w:styleId="721">
    <w:name w:val="Endnote Text Char"/>
    <w:link w:val="720"/>
    <w:uiPriority w:val="99"/>
    <w:semiHidden/>
    <w:unhideWhenUsed/>
    <w:pPr>
      <w:pBdr/>
      <w:spacing/>
      <w:ind/>
    </w:pPr>
    <w:rPr>
      <w:sz w:val="20"/>
      <w:szCs w:val="20"/>
    </w:rPr>
  </w:style>
  <w:style w:type="paragraph" w:styleId="722">
    <w:name w:val="Heading 1"/>
    <w:qFormat/>
    <w:pPr>
      <w:pBdr/>
      <w:spacing w:after="160" w:before="320"/>
      <w:ind/>
      <w:outlineLvl w:val="0"/>
    </w:pPr>
    <w:rPr>
      <w:rFonts w:ascii="Arial" w:hAnsi="Arial" w:eastAsia="Arial" w:cs="Arial"/>
      <w:b/>
      <w:bCs/>
      <w:color w:val="1b3a6b"/>
      <w:sz w:val="28"/>
      <w:szCs w:val="28"/>
    </w:rPr>
  </w:style>
  <w:style w:type="paragraph" w:styleId="723">
    <w:name w:val="Heading 2"/>
    <w:qFormat/>
    <w:pPr>
      <w:pBdr/>
      <w:spacing w:after="120" w:before="240"/>
      <w:ind/>
      <w:outlineLvl w:val="1"/>
    </w:pPr>
    <w:rPr>
      <w:rFonts w:ascii="Arial" w:hAnsi="Arial" w:eastAsia="Arial" w:cs="Arial"/>
      <w:b/>
      <w:bCs/>
      <w:color w:val="1b3a6b"/>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2026-04-09T22:55:59Z</dcterms:created>
  <dcterms:modified xsi:type="dcterms:W3CDTF">2026-04-29T02:42:36Z</dcterms:modified>
</cp:coreProperties>
</file>